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00"/>
        <w:ind w:firstLine="420"/>
        <w:jc w:val="center"/>
        <w:rPr/>
      </w:pPr>
      <w:r>
        <w:rPr>
          <w:rFonts w:ascii="Microsoft YaHei" w:hAnsi="Microsoft YaHei" w:cs="Microsoft YaHei"/>
          <w:b/>
          <w:bCs/>
          <w:i w:val="false"/>
          <w:iCs w:val="false"/>
          <w:color w:val="000000"/>
          <w:sz w:val="32"/>
          <w:szCs w:val="32"/>
        </w:rPr>
        <w:t>重庆康明斯发动机有限公司</w:t>
      </w:r>
    </w:p>
    <w:p>
      <w:pPr>
        <w:pStyle w:val="Normal"/>
        <w:spacing w:before="0" w:after="300"/>
        <w:ind w:firstLine="420"/>
        <w:jc w:val="center"/>
        <w:rPr/>
      </w:pPr>
      <w:r>
        <w:rPr>
          <w:rFonts w:eastAsia="Microsoft YaHei" w:cs="Microsoft YaHei"/>
          <w:b w:val="false"/>
          <w:bCs w:val="false"/>
          <w:i/>
          <w:iCs/>
          <w:color w:val="666666"/>
          <w:sz w:val="22"/>
          <w:szCs w:val="22"/>
        </w:rPr>
        <w:t>Chongqing Cummins Engine Co., Ltd.</w:t>
      </w:r>
    </w:p>
    <w:p>
      <w:pPr>
        <w:pStyle w:val="Normal"/>
        <w:spacing w:before="200" w:after="80"/>
        <w:ind w:firstLine="420"/>
        <w:jc w:val="center"/>
        <w:rPr/>
      </w:pPr>
      <w:r>
        <w:rPr>
          <w:rFonts w:ascii="Microsoft YaHei" w:hAnsi="Microsoft YaHei" w:cs="Microsoft YaHei"/>
          <w:b/>
          <w:bCs/>
          <w:i w:val="false"/>
          <w:iCs w:val="false"/>
          <w:color w:val="1F4E79"/>
          <w:sz w:val="36"/>
          <w:szCs w:val="36"/>
        </w:rPr>
        <w:t>工位作业倒计时提醒系统</w:t>
      </w:r>
    </w:p>
    <w:p>
      <w:pPr>
        <w:pStyle w:val="Normal"/>
        <w:spacing w:before="0" w:after="400"/>
        <w:ind w:firstLine="420"/>
        <w:jc w:val="center"/>
        <w:rPr/>
      </w:pPr>
      <w:r>
        <w:rPr>
          <w:rFonts w:ascii="Microsoft YaHei" w:hAnsi="Microsoft YaHei" w:cs="Microsoft YaHei"/>
          <w:b/>
          <w:bCs/>
          <w:i w:val="false"/>
          <w:iCs w:val="false"/>
          <w:color w:val="1F4E79"/>
          <w:sz w:val="40"/>
          <w:szCs w:val="40"/>
        </w:rPr>
        <w:t>商 务 报 价 书</w:t>
      </w:r>
    </w:p>
    <w:tbl>
      <w:tblPr>
        <w:tblW w:w="9360" w:type="dxa"/>
        <w:jc w:val="left"/>
        <w:tblInd w:w="0" w:type="dxa"/>
        <w:tblLayout w:type="fixed"/>
        <w:tblCellMar>
          <w:top w:w="80" w:type="dxa"/>
          <w:left w:w="120" w:type="dxa"/>
          <w:bottom w:w="80" w:type="dxa"/>
          <w:right w:w="120" w:type="dxa"/>
        </w:tblCellMar>
      </w:tblPr>
      <w:tblGrid>
        <w:gridCol w:w="2600"/>
        <w:gridCol w:w="6759"/>
      </w:tblGrid>
      <w:tr>
        <w:trPr/>
        <w:tc>
          <w:tcPr>
            <w:tcW w:w="26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val="false"/>
                <w:bCs w:val="false"/>
                <w:i w:val="false"/>
                <w:iCs w:val="false"/>
                <w:color w:val="000000"/>
                <w:sz w:val="20"/>
                <w:szCs w:val="20"/>
              </w:rPr>
              <w:t>项 目</w:t>
            </w:r>
          </w:p>
        </w:tc>
        <w:tc>
          <w:tcPr>
            <w:tcW w:w="6759"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val="false"/>
                <w:bCs w:val="false"/>
                <w:i w:val="false"/>
                <w:iCs w:val="false"/>
                <w:color w:val="000000"/>
                <w:sz w:val="20"/>
                <w:szCs w:val="20"/>
              </w:rPr>
              <w:t>内 容</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项目名称</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工位作业倒计时提醒系统</w:t>
            </w:r>
            <w:r>
              <w:rPr>
                <w:rFonts w:eastAsia="Microsoft YaHei" w:cs="Microsoft YaHei"/>
                <w:b w:val="false"/>
                <w:bCs w:val="false"/>
                <w:i w:val="false"/>
                <w:iCs w:val="false"/>
                <w:color w:val="000000"/>
                <w:sz w:val="20"/>
                <w:szCs w:val="20"/>
              </w:rPr>
              <w:t>(KVA/KVP</w:t>
            </w:r>
            <w:r>
              <w:rPr>
                <w:rFonts w:ascii="Microsoft YaHei" w:hAnsi="Microsoft YaHei" w:cs="Microsoft YaHei"/>
                <w:b w:val="false"/>
                <w:bCs w:val="false"/>
                <w:i w:val="false"/>
                <w:iCs w:val="false"/>
                <w:color w:val="000000"/>
                <w:sz w:val="20"/>
                <w:szCs w:val="20"/>
              </w:rPr>
              <w:t>生产线</w:t>
            </w:r>
            <w:r>
              <w:rPr>
                <w:rFonts w:eastAsia="Microsoft YaHei" w:cs="Microsoft YaHei"/>
                <w:b w:val="false"/>
                <w:bCs w:val="false"/>
                <w:i w:val="false"/>
                <w:iCs w:val="false"/>
                <w:color w:val="000000"/>
                <w:sz w:val="20"/>
                <w:szCs w:val="20"/>
              </w:rPr>
              <w:t>)</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建设单位</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重庆康明斯发动机有限公司 两江工厂</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实施范围</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KV </w:t>
            </w:r>
            <w:r>
              <w:rPr>
                <w:rFonts w:ascii="Microsoft YaHei" w:hAnsi="Microsoft YaHei" w:cs="Microsoft YaHei"/>
                <w:b w:val="false"/>
                <w:bCs w:val="false"/>
                <w:i w:val="false"/>
                <w:iCs w:val="false"/>
                <w:color w:val="000000"/>
                <w:sz w:val="20"/>
                <w:szCs w:val="20"/>
              </w:rPr>
              <w:t xml:space="preserve">装配线 </w:t>
            </w: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 xml:space="preserve">个工位 </w:t>
            </w:r>
            <w:r>
              <w:rPr>
                <w:rFonts w:eastAsia="Microsoft YaHei" w:cs="Microsoft YaHei"/>
                <w:b w:val="false"/>
                <w:bCs w:val="false"/>
                <w:i w:val="false"/>
                <w:iCs w:val="false"/>
                <w:color w:val="000000"/>
                <w:sz w:val="20"/>
                <w:szCs w:val="20"/>
              </w:rPr>
              <w:t xml:space="preserve">+ KV </w:t>
            </w:r>
            <w:r>
              <w:rPr>
                <w:rFonts w:ascii="Microsoft YaHei" w:hAnsi="Microsoft YaHei" w:cs="Microsoft YaHei"/>
                <w:b w:val="false"/>
                <w:bCs w:val="false"/>
                <w:i w:val="false"/>
                <w:iCs w:val="false"/>
                <w:color w:val="000000"/>
                <w:sz w:val="20"/>
                <w:szCs w:val="20"/>
              </w:rPr>
              <w:t xml:space="preserve">涂装线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个工位</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共计 </w:t>
            </w: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台显示屏</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实施周期</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合同生效且接到甲方开工通知起 </w:t>
            </w:r>
            <w:r>
              <w:rPr>
                <w:rFonts w:eastAsia="Microsoft YaHei" w:cs="Microsoft YaHei"/>
                <w:b w:val="false"/>
                <w:bCs w:val="false"/>
                <w:i w:val="false"/>
                <w:iCs w:val="false"/>
                <w:color w:val="000000"/>
                <w:sz w:val="20"/>
                <w:szCs w:val="20"/>
              </w:rPr>
              <w:t xml:space="preserve">120 </w:t>
            </w:r>
            <w:r>
              <w:rPr>
                <w:rFonts w:ascii="Microsoft YaHei" w:hAnsi="Microsoft YaHei" w:cs="Microsoft YaHei"/>
                <w:b w:val="false"/>
                <w:bCs w:val="false"/>
                <w:i w:val="false"/>
                <w:iCs w:val="false"/>
                <w:color w:val="000000"/>
                <w:sz w:val="20"/>
                <w:szCs w:val="20"/>
              </w:rPr>
              <w:t>日历天</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报价类型</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交钥匙含税价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含设备采购、软件开发、安装调试、试运行、培训、</w:t>
            </w:r>
            <w:r>
              <w:rPr>
                <w:rFonts w:eastAsia="Microsoft YaHei" w:cs="Microsoft YaHei"/>
                <w:b w:val="false"/>
                <w:bCs w:val="false"/>
                <w:i w:val="false"/>
                <w:iCs w:val="false"/>
                <w:color w:val="000000"/>
                <w:sz w:val="20"/>
                <w:szCs w:val="20"/>
              </w:rPr>
              <w:t>1</w:t>
            </w:r>
            <w:r>
              <w:rPr>
                <w:rFonts w:ascii="Microsoft YaHei" w:hAnsi="Microsoft YaHei" w:cs="Microsoft YaHei"/>
                <w:b w:val="false"/>
                <w:bCs w:val="false"/>
                <w:i w:val="false"/>
                <w:iCs w:val="false"/>
                <w:color w:val="000000"/>
                <w:sz w:val="20"/>
                <w:szCs w:val="20"/>
              </w:rPr>
              <w:t>年质保、全套竣工文档</w:t>
            </w:r>
            <w:r>
              <w:rPr>
                <w:rFonts w:eastAsia="Microsoft YaHei" w:cs="Microsoft YaHei"/>
                <w:b w:val="false"/>
                <w:bCs w:val="false"/>
                <w:i w:val="false"/>
                <w:iCs w:val="false"/>
                <w:color w:val="000000"/>
                <w:sz w:val="20"/>
                <w:szCs w:val="20"/>
              </w:rPr>
              <w:t>)</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文件编号</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CCEC-CT-2026-002-BQ</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版    本</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del w:id="9201" w:author="Claude" w:date="2026-04-17T00:00:00Z">
              <w:r>
                <w:rPr>
                  <w:rFonts w:eastAsia="Microsoft YaHei" w:cs="Microsoft YaHei"/>
                  <w:b w:val="false"/>
                  <w:bCs w:val="false"/>
                  <w:i w:val="false"/>
                  <w:iCs w:val="false"/>
                  <w:color w:val="000000"/>
                  <w:sz w:val="20"/>
                  <w:szCs w:val="20"/>
                </w:rPr>
                <w:delText xml:space="preserve">V8.2(</w:delText>
              </w:r>
            </w:del>
            <w:ins w:id="9202" w:author="Claude" w:date="2026-04-17T00:00:00Z">
              <w:r>
                <w:rPr>
                  <w:rFonts w:eastAsia="Microsoft YaHei" w:cs="Microsoft YaHei"/>
                  <w:b w:val="false"/>
                  <w:bCs w:val="false"/>
                  <w:i w:val="false"/>
                  <w:iCs w:val="false"/>
                  <w:color w:val="000000"/>
                  <w:sz w:val="20"/>
                  <w:szCs w:val="20"/>
                </w:rPr>
                <w:t xml:space="preserve">V8.3(</w:t>
              </w:r>
            </w:ins>
            <w:r>
              <w:rPr>
                <w:rFonts w:ascii="Microsoft YaHei" w:hAnsi="Microsoft YaHei" w:cs="Microsoft YaHei"/>
                <w:b w:val="false"/>
                <w:bCs w:val="false"/>
                <w:i w:val="false"/>
                <w:iCs w:val="false"/>
                <w:color w:val="000000"/>
                <w:sz w:val="20"/>
                <w:szCs w:val="20"/>
              </w:rPr>
              <w:t>商务报价</w:t>
            </w:r>
            <w:r>
              <w:rPr>
                <w:rFonts w:eastAsia="Microsoft YaHei" w:cs="Microsoft YaHei"/>
                <w:b w:val="false"/>
                <w:bCs w:val="false"/>
                <w:i w:val="false"/>
                <w:iCs w:val="false"/>
                <w:color w:val="000000"/>
                <w:sz w:val="20"/>
                <w:szCs w:val="20"/>
              </w:rPr>
              <w:t>)</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本版变更</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对应 </w:t>
            </w:r>
            <w:r>
              <w:rPr>
                <w:rFonts w:eastAsia="Microsoft YaHei" w:cs="Microsoft YaHei"/>
                <w:b w:val="false"/>
                <w:bCs w:val="false"/>
                <w:i w:val="false"/>
                <w:iCs w:val="false"/>
                <w:color w:val="000000"/>
                <w:sz w:val="20"/>
                <w:szCs w:val="20"/>
              </w:rPr>
              <w:t xml:space="preserve">V8.3 </w:t>
            </w:r>
            <w:r>
              <w:rPr>
                <w:rFonts w:ascii="Microsoft YaHei" w:hAnsi="Microsoft YaHei" w:cs="Microsoft YaHei"/>
                <w:b w:val="false"/>
                <w:bCs w:val="false"/>
                <w:i w:val="false"/>
                <w:iCs w:val="false"/>
                <w:color w:val="000000"/>
                <w:sz w:val="20"/>
                <w:szCs w:val="20"/>
              </w:rPr>
              <w:t>技术方案。</w:t>
            </w:r>
            <w:r>
              <w:rPr>
                <w:rFonts w:eastAsia="Microsoft YaHei" w:cs="Microsoft YaHei"/>
                <w:b w:val="false"/>
                <w:bCs w:val="false"/>
                <w:i w:val="false"/>
                <w:iCs w:val="false"/>
                <w:color w:val="000000"/>
                <w:sz w:val="20"/>
                <w:szCs w:val="20"/>
              </w:rPr>
              <w:t xml:space="preserve">**V8.3 </w:t>
            </w:r>
            <w:r>
              <w:rPr>
                <w:rFonts w:ascii="Microsoft YaHei" w:hAnsi="Microsoft YaHei" w:cs="Microsoft YaHei"/>
                <w:b w:val="false"/>
                <w:bCs w:val="false"/>
                <w:i w:val="false"/>
                <w:iCs w:val="false"/>
                <w:color w:val="000000"/>
                <w:sz w:val="20"/>
                <w:szCs w:val="20"/>
              </w:rPr>
              <w:t>修订项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响应 </w:t>
            </w:r>
            <w:r>
              <w:rPr>
                <w:rFonts w:eastAsia="Microsoft YaHei" w:cs="Microsoft YaHei"/>
                <w:b w:val="false"/>
                <w:bCs w:val="false"/>
                <w:i w:val="false"/>
                <w:iCs w:val="false"/>
                <w:color w:val="000000"/>
                <w:sz w:val="20"/>
                <w:szCs w:val="20"/>
              </w:rPr>
              <w:t xml:space="preserve">V8.0 </w:t>
            </w:r>
            <w:r>
              <w:rPr>
                <w:rFonts w:ascii="Microsoft YaHei" w:hAnsi="Microsoft YaHei" w:cs="Microsoft YaHei"/>
                <w:b w:val="false"/>
                <w:bCs w:val="false"/>
                <w:i w:val="false"/>
                <w:iCs w:val="false"/>
                <w:color w:val="000000"/>
                <w:sz w:val="20"/>
                <w:szCs w:val="20"/>
              </w:rPr>
              <w:t xml:space="preserve">复评意见 </w:t>
            </w:r>
            <w:r>
              <w:rPr>
                <w:rFonts w:eastAsia="Microsoft YaHei" w:cs="Microsoft YaHei"/>
                <w:b w:val="false"/>
                <w:bCs w:val="false"/>
                <w:i w:val="false"/>
                <w:iCs w:val="false"/>
                <w:color w:val="000000"/>
                <w:sz w:val="20"/>
                <w:szCs w:val="20"/>
              </w:rPr>
              <w:t xml:space="preserve">R1-R10):① </w:t>
            </w:r>
            <w:r>
              <w:rPr>
                <w:rFonts w:ascii="Microsoft YaHei" w:hAnsi="Microsoft YaHei" w:cs="Microsoft YaHei"/>
                <w:b w:val="false"/>
                <w:bCs w:val="false"/>
                <w:i w:val="false"/>
                <w:iCs w:val="false"/>
                <w:color w:val="000000"/>
                <w:sz w:val="20"/>
                <w:szCs w:val="20"/>
              </w:rPr>
              <w:t xml:space="preserve">网络架构进一步统一为工业边缘网关 </w:t>
            </w:r>
            <w:r>
              <w:rPr>
                <w:rFonts w:eastAsia="Microsoft YaHei" w:cs="Microsoft YaHei"/>
                <w:b w:val="false"/>
                <w:bCs w:val="false"/>
                <w:i w:val="false"/>
                <w:iCs w:val="false"/>
                <w:color w:val="000000"/>
                <w:sz w:val="20"/>
                <w:szCs w:val="20"/>
              </w:rPr>
              <w:t xml:space="preserve">+ VLAN/ACL </w:t>
            </w:r>
            <w:r>
              <w:rPr>
                <w:rFonts w:ascii="Microsoft YaHei" w:hAnsi="Microsoft YaHei" w:cs="Microsoft YaHei"/>
                <w:b w:val="false"/>
                <w:bCs w:val="false"/>
                <w:i w:val="false"/>
                <w:iCs w:val="false"/>
                <w:color w:val="000000"/>
                <w:sz w:val="20"/>
                <w:szCs w:val="20"/>
              </w:rPr>
              <w:t>隔离</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全文清除虚拟 </w:t>
            </w:r>
            <w:r>
              <w:rPr>
                <w:rFonts w:eastAsia="Microsoft YaHei" w:cs="Microsoft YaHei"/>
                <w:b w:val="false"/>
                <w:bCs w:val="false"/>
                <w:i w:val="false"/>
                <w:iCs w:val="false"/>
                <w:color w:val="000000"/>
                <w:sz w:val="20"/>
                <w:szCs w:val="20"/>
              </w:rPr>
              <w:t xml:space="preserve">IP </w:t>
            </w:r>
            <w:r>
              <w:rPr>
                <w:rFonts w:ascii="Microsoft YaHei" w:hAnsi="Microsoft YaHei" w:cs="Microsoft YaHei"/>
                <w:b w:val="false"/>
                <w:bCs w:val="false"/>
                <w:i w:val="false"/>
                <w:iCs w:val="false"/>
                <w:color w:val="000000"/>
                <w:sz w:val="20"/>
                <w:szCs w:val="20"/>
              </w:rPr>
              <w:t>多网段表述</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新增 </w:t>
            </w:r>
            <w:r>
              <w:rPr>
                <w:rFonts w:eastAsia="Microsoft YaHei" w:cs="Microsoft YaHei"/>
                <w:b w:val="false"/>
                <w:bCs w:val="false"/>
                <w:i w:val="false"/>
                <w:iCs w:val="false"/>
                <w:color w:val="000000"/>
                <w:sz w:val="20"/>
                <w:szCs w:val="20"/>
              </w:rPr>
              <w:t xml:space="preserve">2 </w:t>
            </w:r>
            <w:r>
              <w:rPr>
                <w:rFonts w:ascii="Microsoft YaHei" w:hAnsi="Microsoft YaHei" w:cs="Microsoft YaHei"/>
                <w:b w:val="false"/>
                <w:bCs w:val="false"/>
                <w:i w:val="false"/>
                <w:iCs w:val="false"/>
                <w:color w:val="000000"/>
                <w:sz w:val="20"/>
                <w:szCs w:val="20"/>
              </w:rPr>
              <w:t xml:space="preserve">台研华 </w:t>
            </w:r>
            <w:r>
              <w:rPr>
                <w:rFonts w:eastAsia="Microsoft YaHei" w:cs="Microsoft YaHei"/>
                <w:b w:val="false"/>
                <w:bCs w:val="false"/>
                <w:i w:val="false"/>
                <w:iCs w:val="false"/>
                <w:color w:val="000000"/>
                <w:sz w:val="20"/>
                <w:szCs w:val="20"/>
              </w:rPr>
              <w:t xml:space="preserve">EKI-1528I </w:t>
            </w:r>
            <w:r>
              <w:rPr>
                <w:rFonts w:ascii="Microsoft YaHei" w:hAnsi="Microsoft YaHei" w:cs="Microsoft YaHei"/>
                <w:b w:val="false"/>
                <w:bCs w:val="false"/>
                <w:i w:val="false"/>
                <w:iCs w:val="false"/>
                <w:color w:val="000000"/>
                <w:sz w:val="20"/>
                <w:szCs w:val="20"/>
              </w:rPr>
              <w:t>工业级以太网网关</w:t>
            </w:r>
            <w:r>
              <w:rPr>
                <w:rFonts w:eastAsia="Microsoft YaHei" w:cs="Microsoft YaHei"/>
                <w:b w:val="false"/>
                <w:bCs w:val="false"/>
                <w:i w:val="false"/>
                <w:iCs w:val="false"/>
                <w:color w:val="000000"/>
                <w:sz w:val="20"/>
                <w:szCs w:val="20"/>
              </w:rPr>
              <w:t xml:space="preserve">;② P606 RFID </w:t>
            </w:r>
            <w:r>
              <w:rPr>
                <w:rFonts w:ascii="Microsoft YaHei" w:hAnsi="Microsoft YaHei" w:cs="Microsoft YaHei"/>
                <w:b w:val="false"/>
                <w:bCs w:val="false"/>
                <w:i w:val="false"/>
                <w:iCs w:val="false"/>
                <w:color w:val="000000"/>
                <w:sz w:val="20"/>
                <w:szCs w:val="20"/>
              </w:rPr>
              <w:t>联调责任明确</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乙方硬件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布线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接入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甲方 </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程序授权</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双方签字验收</w:t>
            </w:r>
            <w:r>
              <w:rPr>
                <w:rFonts w:eastAsia="Microsoft YaHei" w:cs="Microsoft YaHei"/>
                <w:b w:val="false"/>
                <w:bCs w:val="false"/>
                <w:i w:val="false"/>
                <w:iCs w:val="false"/>
                <w:color w:val="000000"/>
                <w:sz w:val="20"/>
                <w:szCs w:val="20"/>
              </w:rPr>
              <w:t xml:space="preserve">);③ 24h </w:t>
            </w:r>
            <w:r>
              <w:rPr>
                <w:rFonts w:ascii="Microsoft YaHei" w:hAnsi="Microsoft YaHei" w:cs="Microsoft YaHei"/>
                <w:b w:val="false"/>
                <w:bCs w:val="false"/>
                <w:i w:val="false"/>
                <w:iCs w:val="false"/>
                <w:color w:val="000000"/>
                <w:sz w:val="20"/>
                <w:szCs w:val="20"/>
              </w:rPr>
              <w:t>到场承诺统一为自然时计算</w:t>
            </w:r>
            <w:r>
              <w:rPr>
                <w:rFonts w:eastAsia="Microsoft YaHei" w:cs="Microsoft YaHei"/>
                <w:b w:val="false"/>
                <w:bCs w:val="false"/>
                <w:i w:val="false"/>
                <w:iCs w:val="false"/>
                <w:color w:val="000000"/>
                <w:sz w:val="20"/>
                <w:szCs w:val="20"/>
              </w:rPr>
              <w:t xml:space="preserve">;④ </w:t>
            </w:r>
            <w:r>
              <w:rPr>
                <w:rFonts w:ascii="Microsoft YaHei" w:hAnsi="Microsoft YaHei" w:cs="Microsoft YaHei"/>
                <w:b w:val="false"/>
                <w:bCs w:val="false"/>
                <w:i w:val="false"/>
                <w:iCs w:val="false"/>
                <w:color w:val="000000"/>
                <w:sz w:val="20"/>
                <w:szCs w:val="20"/>
              </w:rPr>
              <w:t xml:space="preserve">数据可靠性表述统一为 </w:t>
            </w:r>
            <w:r>
              <w:rPr>
                <w:rFonts w:eastAsia="Microsoft YaHei" w:cs="Microsoft YaHei"/>
                <w:b w:val="false"/>
                <w:bCs w:val="false"/>
                <w:i w:val="false"/>
                <w:iCs w:val="false"/>
                <w:color w:val="000000"/>
                <w:sz w:val="20"/>
                <w:szCs w:val="20"/>
              </w:rPr>
              <w:t xml:space="preserve">RPO ≤ 1 </w:t>
            </w:r>
            <w:r>
              <w:rPr>
                <w:rFonts w:ascii="Microsoft YaHei" w:hAnsi="Microsoft YaHei" w:cs="Microsoft YaHei"/>
                <w:b w:val="false"/>
                <w:bCs w:val="false"/>
                <w:i w:val="false"/>
                <w:iCs w:val="false"/>
                <w:color w:val="000000"/>
                <w:sz w:val="20"/>
                <w:szCs w:val="20"/>
              </w:rPr>
              <w:t>秒</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在 </w:t>
            </w:r>
            <w:r>
              <w:rPr>
                <w:rFonts w:eastAsia="Microsoft YaHei" w:cs="Microsoft YaHei"/>
                <w:b w:val="false"/>
                <w:bCs w:val="false"/>
                <w:i w:val="false"/>
                <w:iCs w:val="false"/>
                <w:color w:val="000000"/>
                <w:sz w:val="20"/>
                <w:szCs w:val="20"/>
              </w:rPr>
              <w:t>UPS/</w:t>
            </w:r>
            <w:r>
              <w:rPr>
                <w:rFonts w:ascii="Microsoft YaHei" w:hAnsi="Microsoft YaHei" w:cs="Microsoft YaHei"/>
                <w:b w:val="false"/>
                <w:bCs w:val="false"/>
                <w:i w:val="false"/>
                <w:iCs w:val="false"/>
                <w:color w:val="000000"/>
                <w:sz w:val="20"/>
                <w:szCs w:val="20"/>
              </w:rPr>
              <w:t>磁盘</w:t>
            </w:r>
            <w:r>
              <w:rPr>
                <w:rFonts w:eastAsia="Microsoft YaHei" w:cs="Microsoft YaHei"/>
                <w:b w:val="false"/>
                <w:bCs w:val="false"/>
                <w:i w:val="false"/>
                <w:iCs w:val="false"/>
                <w:color w:val="000000"/>
                <w:sz w:val="20"/>
                <w:szCs w:val="20"/>
              </w:rPr>
              <w:t xml:space="preserve">/Redis AOF </w:t>
            </w:r>
            <w:r>
              <w:rPr>
                <w:rFonts w:ascii="Microsoft YaHei" w:hAnsi="Microsoft YaHei" w:cs="Microsoft YaHei"/>
                <w:b w:val="false"/>
                <w:bCs w:val="false"/>
                <w:i w:val="false"/>
                <w:iCs w:val="false"/>
                <w:color w:val="000000"/>
                <w:sz w:val="20"/>
                <w:szCs w:val="20"/>
              </w:rPr>
              <w:t>正常条件下</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删除</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数据零丢失</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绝对表述</w:t>
            </w:r>
            <w:r>
              <w:rPr>
                <w:rFonts w:eastAsia="Microsoft YaHei" w:cs="Microsoft YaHei"/>
                <w:b w:val="false"/>
                <w:bCs w:val="false"/>
                <w:i w:val="false"/>
                <w:iCs w:val="false"/>
                <w:color w:val="000000"/>
                <w:sz w:val="20"/>
                <w:szCs w:val="20"/>
              </w:rPr>
              <w:t xml:space="preserve">;⑤ </w:t>
            </w:r>
            <w:r>
              <w:rPr>
                <w:rFonts w:ascii="Microsoft YaHei" w:hAnsi="Microsoft YaHei" w:cs="Microsoft YaHei"/>
                <w:b w:val="false"/>
                <w:bCs w:val="false"/>
                <w:i w:val="false"/>
                <w:iCs w:val="false"/>
                <w:color w:val="000000"/>
                <w:sz w:val="20"/>
                <w:szCs w:val="20"/>
              </w:rPr>
              <w:t>单工控机单点风险新增冷备机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系统镜像 </w:t>
            </w:r>
            <w:r>
              <w:rPr>
                <w:rFonts w:eastAsia="Microsoft YaHei" w:cs="Microsoft YaHei"/>
                <w:b w:val="false"/>
                <w:bCs w:val="false"/>
                <w:i w:val="false"/>
                <w:iCs w:val="false"/>
                <w:color w:val="000000"/>
                <w:sz w:val="20"/>
                <w:szCs w:val="20"/>
              </w:rPr>
              <w:t xml:space="preserve">RTO ≤ 2 </w:t>
            </w:r>
            <w:r>
              <w:rPr>
                <w:rFonts w:ascii="Microsoft YaHei" w:hAnsi="Microsoft YaHei" w:cs="Microsoft YaHei"/>
                <w:b w:val="false"/>
                <w:bCs w:val="false"/>
                <w:i w:val="false"/>
                <w:iCs w:val="false"/>
                <w:color w:val="000000"/>
                <w:sz w:val="20"/>
                <w:szCs w:val="20"/>
              </w:rPr>
              <w:t>小时方案</w:t>
            </w:r>
            <w:r>
              <w:rPr>
                <w:rFonts w:eastAsia="Microsoft YaHei" w:cs="Microsoft YaHei"/>
                <w:b w:val="false"/>
                <w:bCs w:val="false"/>
                <w:i w:val="false"/>
                <w:iCs w:val="false"/>
                <w:color w:val="000000"/>
                <w:sz w:val="20"/>
                <w:szCs w:val="20"/>
              </w:rPr>
              <w:t xml:space="preserve">;⑥ TLS </w:t>
            </w:r>
            <w:r>
              <w:rPr>
                <w:rFonts w:ascii="Microsoft YaHei" w:hAnsi="Microsoft YaHei" w:cs="Microsoft YaHei"/>
                <w:b w:val="false"/>
                <w:bCs w:val="false"/>
                <w:i w:val="false"/>
                <w:iCs w:val="false"/>
                <w:color w:val="000000"/>
                <w:sz w:val="20"/>
                <w:szCs w:val="20"/>
              </w:rPr>
              <w:t xml:space="preserve">统一为默认 </w:t>
            </w:r>
            <w:r>
              <w:rPr>
                <w:rFonts w:eastAsia="Microsoft YaHei" w:cs="Microsoft YaHei"/>
                <w:b w:val="false"/>
                <w:bCs w:val="false"/>
                <w:i w:val="false"/>
                <w:iCs w:val="false"/>
                <w:color w:val="000000"/>
                <w:sz w:val="20"/>
                <w:szCs w:val="20"/>
              </w:rPr>
              <w:t>1.3</w:t>
            </w:r>
            <w:r>
              <w:rPr>
                <w:rFonts w:ascii="Microsoft YaHei" w:hAnsi="Microsoft YaHei" w:cs="Microsoft YaHei"/>
                <w:b w:val="false"/>
                <w:bCs w:val="false"/>
                <w:i w:val="false"/>
                <w:iCs w:val="false"/>
                <w:color w:val="000000"/>
                <w:sz w:val="20"/>
                <w:szCs w:val="20"/>
              </w:rPr>
              <w:t xml:space="preserve">、兼容 </w:t>
            </w:r>
            <w:r>
              <w:rPr>
                <w:rFonts w:eastAsia="Microsoft YaHei" w:cs="Microsoft YaHei"/>
                <w:b w:val="false"/>
                <w:bCs w:val="false"/>
                <w:i w:val="false"/>
                <w:iCs w:val="false"/>
                <w:color w:val="000000"/>
                <w:sz w:val="20"/>
                <w:szCs w:val="20"/>
              </w:rPr>
              <w:t xml:space="preserve">1.2 </w:t>
            </w:r>
            <w:r>
              <w:rPr>
                <w:rFonts w:ascii="Microsoft YaHei" w:hAnsi="Microsoft YaHei" w:cs="Microsoft YaHei"/>
                <w:b w:val="false"/>
                <w:bCs w:val="false"/>
                <w:i w:val="false"/>
                <w:iCs w:val="false"/>
                <w:color w:val="000000"/>
                <w:sz w:val="20"/>
                <w:szCs w:val="20"/>
              </w:rPr>
              <w:t>强套件</w:t>
            </w:r>
            <w:r>
              <w:rPr>
                <w:rFonts w:eastAsia="Microsoft YaHei" w:cs="Microsoft YaHei"/>
                <w:b w:val="false"/>
                <w:bCs w:val="false"/>
                <w:i w:val="false"/>
                <w:iCs w:val="false"/>
                <w:color w:val="000000"/>
                <w:sz w:val="20"/>
                <w:szCs w:val="20"/>
              </w:rPr>
              <w:t xml:space="preserve">;⑦ </w:t>
            </w:r>
            <w:r>
              <w:rPr>
                <w:rFonts w:ascii="Microsoft YaHei" w:hAnsi="Microsoft YaHei" w:cs="Microsoft YaHei"/>
                <w:b w:val="false"/>
                <w:bCs w:val="false"/>
                <w:i w:val="false"/>
                <w:iCs w:val="false"/>
                <w:color w:val="000000"/>
                <w:sz w:val="20"/>
                <w:szCs w:val="20"/>
              </w:rPr>
              <w:t xml:space="preserve">软件版本回退至 </w:t>
            </w:r>
            <w:r>
              <w:rPr>
                <w:rFonts w:eastAsia="Microsoft YaHei" w:cs="Microsoft YaHei"/>
                <w:b w:val="false"/>
                <w:bCs w:val="false"/>
                <w:i w:val="false"/>
                <w:iCs w:val="false"/>
                <w:color w:val="000000"/>
                <w:sz w:val="20"/>
                <w:szCs w:val="20"/>
              </w:rPr>
              <w:t xml:space="preserve">LTS </w:t>
            </w:r>
            <w:r>
              <w:rPr>
                <w:rFonts w:ascii="Microsoft YaHei" w:hAnsi="Microsoft YaHei" w:cs="Microsoft YaHei"/>
                <w:b w:val="false"/>
                <w:bCs w:val="false"/>
                <w:i w:val="false"/>
                <w:iCs w:val="false"/>
                <w:color w:val="000000"/>
                <w:sz w:val="20"/>
                <w:szCs w:val="20"/>
              </w:rPr>
              <w:t>基线</w:t>
            </w:r>
            <w:r>
              <w:rPr>
                <w:rFonts w:eastAsia="Microsoft YaHei" w:cs="Microsoft YaHei"/>
                <w:b w:val="false"/>
                <w:bCs w:val="false"/>
                <w:i w:val="false"/>
                <w:iCs w:val="false"/>
                <w:color w:val="000000"/>
                <w:sz w:val="20"/>
                <w:szCs w:val="20"/>
              </w:rPr>
              <w:t>(OpenJDK 21 LTS</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Redis 7.x</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Nginx </w:t>
            </w:r>
            <w:r>
              <w:rPr>
                <w:rFonts w:ascii="Microsoft YaHei" w:hAnsi="Microsoft YaHei" w:cs="Microsoft YaHei"/>
                <w:b w:val="false"/>
                <w:bCs w:val="false"/>
                <w:i w:val="false"/>
                <w:iCs w:val="false"/>
                <w:color w:val="000000"/>
                <w:sz w:val="20"/>
                <w:szCs w:val="20"/>
              </w:rPr>
              <w:t>稳定版</w:t>
            </w:r>
            <w:r>
              <w:rPr>
                <w:rFonts w:eastAsia="Microsoft YaHei" w:cs="Microsoft YaHei"/>
                <w:b w:val="false"/>
                <w:bCs w:val="false"/>
                <w:i w:val="false"/>
                <w:iCs w:val="false"/>
                <w:color w:val="000000"/>
                <w:sz w:val="20"/>
                <w:szCs w:val="20"/>
              </w:rPr>
              <w:t xml:space="preserve">,Win Server </w:t>
            </w:r>
            <w:r>
              <w:rPr>
                <w:rFonts w:ascii="Microsoft YaHei" w:hAnsi="Microsoft YaHei" w:cs="Microsoft YaHei"/>
                <w:b w:val="false"/>
                <w:bCs w:val="false"/>
                <w:i w:val="false"/>
                <w:iCs w:val="false"/>
                <w:color w:val="000000"/>
                <w:sz w:val="20"/>
                <w:szCs w:val="20"/>
              </w:rPr>
              <w:t>以甲方白名单为准</w:t>
            </w:r>
            <w:r>
              <w:rPr>
                <w:rFonts w:eastAsia="Microsoft YaHei" w:cs="Microsoft YaHei"/>
                <w:b w:val="false"/>
                <w:bCs w:val="false"/>
                <w:i w:val="false"/>
                <w:iCs w:val="false"/>
                <w:color w:val="000000"/>
                <w:sz w:val="20"/>
                <w:szCs w:val="20"/>
              </w:rPr>
              <w:t xml:space="preserve">);⑧ </w:t>
            </w:r>
            <w:r>
              <w:rPr>
                <w:rFonts w:ascii="Microsoft YaHei" w:hAnsi="Microsoft YaHei" w:cs="Microsoft YaHei"/>
                <w:b w:val="false"/>
                <w:bCs w:val="false"/>
                <w:i w:val="false"/>
                <w:iCs w:val="false"/>
                <w:color w:val="000000"/>
                <w:sz w:val="20"/>
                <w:szCs w:val="20"/>
              </w:rPr>
              <w:t>离线显示策略统一为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秒进入离线状态</w:t>
            </w:r>
            <w:r>
              <w:rPr>
                <w:rFonts w:eastAsia="Microsoft YaHei" w:cs="Microsoft YaHei"/>
                <w:b w:val="false"/>
                <w:bCs w:val="false"/>
                <w:i w:val="false"/>
                <w:iCs w:val="false"/>
                <w:color w:val="000000"/>
                <w:sz w:val="20"/>
                <w:szCs w:val="20"/>
              </w:rPr>
              <w:t xml:space="preserve">;⑨ </w:t>
            </w:r>
            <w:r>
              <w:rPr>
                <w:rFonts w:ascii="Microsoft YaHei" w:hAnsi="Microsoft YaHei" w:cs="Microsoft YaHei"/>
                <w:b w:val="false"/>
                <w:bCs w:val="false"/>
                <w:i w:val="false"/>
                <w:iCs w:val="false"/>
                <w:color w:val="000000"/>
                <w:sz w:val="20"/>
                <w:szCs w:val="20"/>
              </w:rPr>
              <w:t>源代码交付范围细化。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总价</w:t>
            </w:r>
            <w:r>
              <w:rPr>
                <w:rFonts w:eastAsia="Microsoft YaHei" w:cs="Microsoft YaHei"/>
                <w:b w:val="false"/>
                <w:bCs w:val="false"/>
                <w:i w:val="false"/>
                <w:iCs w:val="false"/>
                <w:color w:val="000000"/>
                <w:sz w:val="20"/>
                <w:szCs w:val="20"/>
              </w:rPr>
              <w:t>**:¥449,240 → ¥459,690(</w:t>
            </w:r>
            <w:r>
              <w:rPr>
                <w:rFonts w:ascii="Microsoft YaHei" w:hAnsi="Microsoft YaHei" w:cs="Microsoft YaHei"/>
                <w:b w:val="false"/>
                <w:bCs w:val="false"/>
                <w:i w:val="false"/>
                <w:iCs w:val="false"/>
                <w:color w:val="000000"/>
                <w:sz w:val="20"/>
                <w:szCs w:val="20"/>
              </w:rPr>
              <w:t xml:space="preserve">新增工业边缘网关税前 </w:t>
            </w:r>
            <w:r>
              <w:rPr>
                <w:rFonts w:eastAsia="Microsoft YaHei" w:cs="Microsoft YaHei"/>
                <w:b w:val="false"/>
                <w:bCs w:val="false"/>
                <w:i w:val="false"/>
                <w:iCs w:val="false"/>
                <w:color w:val="000000"/>
                <w:sz w:val="20"/>
                <w:szCs w:val="20"/>
              </w:rPr>
              <w:t xml:space="preserve">+6,000 </w:t>
            </w:r>
            <w:r>
              <w:rPr>
                <w:rFonts w:ascii="Microsoft YaHei" w:hAnsi="Microsoft YaHei" w:cs="Microsoft YaHei"/>
                <w:b w:val="false"/>
                <w:bCs w:val="false"/>
                <w:i w:val="false"/>
                <w:iCs w:val="false"/>
                <w:color w:val="000000"/>
                <w:sz w:val="20"/>
                <w:szCs w:val="20"/>
              </w:rPr>
              <w:t>元</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**V8.0 </w:t>
            </w:r>
            <w:r>
              <w:rPr>
                <w:rFonts w:ascii="Microsoft YaHei" w:hAnsi="Microsoft YaHei" w:cs="Microsoft YaHei"/>
                <w:b w:val="false"/>
                <w:bCs w:val="false"/>
                <w:i w:val="false"/>
                <w:iCs w:val="false"/>
                <w:color w:val="000000"/>
                <w:sz w:val="20"/>
                <w:szCs w:val="20"/>
              </w:rPr>
              <w:t>修订项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原工业自动化</w:t>
            </w:r>
            <w:r>
              <w:rPr>
                <w:rFonts w:eastAsia="Microsoft YaHei" w:cs="Microsoft YaHei"/>
                <w:b w:val="false"/>
                <w:bCs w:val="false"/>
                <w:i w:val="false"/>
                <w:iCs w:val="false"/>
                <w:color w:val="000000"/>
                <w:sz w:val="20"/>
                <w:szCs w:val="20"/>
              </w:rPr>
              <w:t>+IT</w:t>
            </w:r>
            <w:r>
              <w:rPr>
                <w:rFonts w:ascii="Microsoft YaHei" w:hAnsi="Microsoft YaHei" w:cs="Microsoft YaHei"/>
                <w:b w:val="false"/>
                <w:bCs w:val="false"/>
                <w:i w:val="false"/>
                <w:iCs w:val="false"/>
                <w:color w:val="000000"/>
                <w:sz w:val="20"/>
                <w:szCs w:val="20"/>
              </w:rPr>
              <w:t>融合视角评审</w:t>
            </w:r>
            <w:r>
              <w:rPr>
                <w:rFonts w:eastAsia="Microsoft YaHei" w:cs="Microsoft YaHei"/>
                <w:b w:val="false"/>
                <w:bCs w:val="false"/>
                <w:i w:val="false"/>
                <w:iCs w:val="false"/>
                <w:color w:val="000000"/>
                <w:sz w:val="20"/>
                <w:szCs w:val="20"/>
              </w:rPr>
              <w:t xml:space="preserve">):① </w:t>
            </w:r>
            <w:r>
              <w:rPr>
                <w:rFonts w:ascii="Microsoft YaHei" w:hAnsi="Microsoft YaHei" w:cs="Microsoft YaHei"/>
                <w:b w:val="false"/>
                <w:bCs w:val="false"/>
                <w:i w:val="false"/>
                <w:iCs w:val="false"/>
                <w:color w:val="000000"/>
                <w:sz w:val="20"/>
                <w:szCs w:val="20"/>
              </w:rPr>
              <w:t>网络架构升级为工业边缘网关</w:t>
            </w:r>
            <w:r>
              <w:rPr>
                <w:rFonts w:eastAsia="Microsoft YaHei" w:cs="Microsoft YaHei"/>
                <w:b w:val="false"/>
                <w:bCs w:val="false"/>
                <w:i w:val="false"/>
                <w:iCs w:val="false"/>
                <w:color w:val="000000"/>
                <w:sz w:val="20"/>
                <w:szCs w:val="20"/>
              </w:rPr>
              <w:t>+VLAN</w:t>
            </w:r>
            <w:r>
              <w:rPr>
                <w:rFonts w:ascii="Microsoft YaHei" w:hAnsi="Microsoft YaHei" w:cs="Microsoft YaHei"/>
                <w:b w:val="false"/>
                <w:bCs w:val="false"/>
                <w:i w:val="false"/>
                <w:iCs w:val="false"/>
                <w:color w:val="000000"/>
                <w:sz w:val="20"/>
                <w:szCs w:val="20"/>
              </w:rPr>
              <w:t>隔离</w:t>
            </w:r>
            <w:r>
              <w:rPr>
                <w:rFonts w:eastAsia="Microsoft YaHei" w:cs="Microsoft YaHei"/>
                <w:b w:val="false"/>
                <w:bCs w:val="false"/>
                <w:i w:val="false"/>
                <w:iCs w:val="false"/>
                <w:color w:val="000000"/>
                <w:sz w:val="20"/>
                <w:szCs w:val="20"/>
              </w:rPr>
              <w:t xml:space="preserve">;② PLC </w:t>
            </w:r>
            <w:r>
              <w:rPr>
                <w:rFonts w:ascii="Microsoft YaHei" w:hAnsi="Microsoft YaHei" w:cs="Microsoft YaHei"/>
                <w:b w:val="false"/>
                <w:bCs w:val="false"/>
                <w:i w:val="false"/>
                <w:iCs w:val="false"/>
                <w:color w:val="000000"/>
                <w:sz w:val="20"/>
                <w:szCs w:val="20"/>
              </w:rPr>
              <w:t>通讯标准化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只读、统一镜像 </w:t>
            </w:r>
            <w:r>
              <w:rPr>
                <w:rFonts w:eastAsia="Microsoft YaHei" w:cs="Microsoft YaHei"/>
                <w:b w:val="false"/>
                <w:bCs w:val="false"/>
                <w:i w:val="false"/>
                <w:iCs w:val="false"/>
                <w:color w:val="000000"/>
                <w:sz w:val="20"/>
                <w:szCs w:val="20"/>
              </w:rPr>
              <w:t>DB900</w:t>
            </w:r>
            <w:r>
              <w:rPr>
                <w:rFonts w:ascii="Microsoft YaHei" w:hAnsi="Microsoft YaHei" w:cs="Microsoft YaHei"/>
                <w:b w:val="false"/>
                <w:bCs w:val="false"/>
                <w:i w:val="false"/>
                <w:iCs w:val="false"/>
                <w:color w:val="000000"/>
                <w:sz w:val="20"/>
                <w:szCs w:val="20"/>
              </w:rPr>
              <w:t>、断线重连</w:t>
            </w:r>
            <w:r>
              <w:rPr>
                <w:rFonts w:eastAsia="Microsoft YaHei" w:cs="Microsoft YaHei"/>
                <w:b w:val="false"/>
                <w:bCs w:val="false"/>
                <w:i w:val="false"/>
                <w:iCs w:val="false"/>
                <w:color w:val="000000"/>
                <w:sz w:val="20"/>
                <w:szCs w:val="20"/>
              </w:rPr>
              <w:t xml:space="preserve">);③ </w:t>
            </w:r>
            <w:r>
              <w:rPr>
                <w:rFonts w:ascii="Microsoft YaHei" w:hAnsi="Microsoft YaHei" w:cs="Microsoft YaHei"/>
                <w:b w:val="false"/>
                <w:bCs w:val="false"/>
                <w:i w:val="false"/>
                <w:iCs w:val="false"/>
                <w:color w:val="000000"/>
                <w:sz w:val="20"/>
                <w:szCs w:val="20"/>
              </w:rPr>
              <w:t xml:space="preserve">工位状态机扩展为 </w:t>
            </w:r>
            <w:r>
              <w:rPr>
                <w:rFonts w:eastAsia="Microsoft YaHei" w:cs="Microsoft YaHei"/>
                <w:b w:val="false"/>
                <w:bCs w:val="false"/>
                <w:i w:val="false"/>
                <w:iCs w:val="false"/>
                <w:color w:val="000000"/>
                <w:sz w:val="20"/>
                <w:szCs w:val="20"/>
              </w:rPr>
              <w:t xml:space="preserve">6 </w:t>
            </w:r>
            <w:r>
              <w:rPr>
                <w:rFonts w:ascii="Microsoft YaHei" w:hAnsi="Microsoft YaHei" w:cs="Microsoft YaHei"/>
                <w:b w:val="false"/>
                <w:bCs w:val="false"/>
                <w:i w:val="false"/>
                <w:iCs w:val="false"/>
                <w:color w:val="000000"/>
                <w:sz w:val="20"/>
                <w:szCs w:val="20"/>
              </w:rPr>
              <w:t>状态</w:t>
            </w:r>
            <w:r>
              <w:rPr>
                <w:rFonts w:eastAsia="Microsoft YaHei" w:cs="Microsoft YaHei"/>
                <w:b w:val="false"/>
                <w:bCs w:val="false"/>
                <w:i w:val="false"/>
                <w:iCs w:val="false"/>
                <w:color w:val="000000"/>
                <w:sz w:val="20"/>
                <w:szCs w:val="20"/>
              </w:rPr>
              <w:t xml:space="preserve">(RUNNING/HOLD/REWORK/BYPASS/IDLE/ABNORMAL);④ </w:t>
            </w:r>
            <w:r>
              <w:rPr>
                <w:rFonts w:ascii="Microsoft YaHei" w:hAnsi="Microsoft YaHei" w:cs="Microsoft YaHei"/>
                <w:b w:val="false"/>
                <w:bCs w:val="false"/>
                <w:i w:val="false"/>
                <w:iCs w:val="false"/>
                <w:color w:val="000000"/>
                <w:sz w:val="20"/>
                <w:szCs w:val="20"/>
              </w:rPr>
              <w:t xml:space="preserve">显示终端 </w:t>
            </w:r>
            <w:r>
              <w:rPr>
                <w:rFonts w:eastAsia="Microsoft YaHei" w:cs="Microsoft YaHei"/>
                <w:b w:val="false"/>
                <w:bCs w:val="false"/>
                <w:i w:val="false"/>
                <w:iCs w:val="false"/>
                <w:color w:val="000000"/>
                <w:sz w:val="20"/>
                <w:szCs w:val="20"/>
              </w:rPr>
              <w:t xml:space="preserve">Electron Kiosk </w:t>
            </w:r>
            <w:r>
              <w:rPr>
                <w:rFonts w:ascii="Microsoft YaHei" w:hAnsi="Microsoft YaHei" w:cs="Microsoft YaHei"/>
                <w:b w:val="false"/>
                <w:bCs w:val="false"/>
                <w:i w:val="false"/>
                <w:iCs w:val="false"/>
                <w:color w:val="000000"/>
                <w:sz w:val="20"/>
                <w:szCs w:val="20"/>
              </w:rPr>
              <w:t>工业客户端</w:t>
            </w:r>
            <w:r>
              <w:rPr>
                <w:rFonts w:eastAsia="Microsoft YaHei" w:cs="Microsoft YaHei"/>
                <w:b w:val="false"/>
                <w:bCs w:val="false"/>
                <w:i w:val="false"/>
                <w:iCs w:val="false"/>
                <w:color w:val="000000"/>
                <w:sz w:val="20"/>
                <w:szCs w:val="20"/>
              </w:rPr>
              <w:t xml:space="preserve">;⑤ Redis </w:t>
            </w:r>
            <w:r>
              <w:rPr>
                <w:rFonts w:ascii="Microsoft YaHei" w:hAnsi="Microsoft YaHei" w:cs="Microsoft YaHei"/>
                <w:b w:val="false"/>
                <w:bCs w:val="false"/>
                <w:i w:val="false"/>
                <w:iCs w:val="false"/>
                <w:color w:val="000000"/>
                <w:sz w:val="20"/>
                <w:szCs w:val="20"/>
              </w:rPr>
              <w:t>缓存队列</w:t>
            </w:r>
            <w:r>
              <w:rPr>
                <w:rFonts w:eastAsia="Microsoft YaHei" w:cs="Microsoft YaHei"/>
                <w:b w:val="false"/>
                <w:bCs w:val="false"/>
                <w:i w:val="false"/>
                <w:iCs w:val="false"/>
                <w:color w:val="000000"/>
                <w:sz w:val="20"/>
                <w:szCs w:val="20"/>
              </w:rPr>
              <w:t xml:space="preserve">+5s </w:t>
            </w:r>
            <w:r>
              <w:rPr>
                <w:rFonts w:ascii="Microsoft YaHei" w:hAnsi="Microsoft YaHei" w:cs="Microsoft YaHei"/>
                <w:b w:val="false"/>
                <w:bCs w:val="false"/>
                <w:i w:val="false"/>
                <w:iCs w:val="false"/>
                <w:color w:val="000000"/>
                <w:sz w:val="20"/>
                <w:szCs w:val="20"/>
              </w:rPr>
              <w:t>批量入库</w:t>
            </w:r>
            <w:r>
              <w:rPr>
                <w:rFonts w:eastAsia="Microsoft YaHei" w:cs="Microsoft YaHei"/>
                <w:b w:val="false"/>
                <w:bCs w:val="false"/>
                <w:i w:val="false"/>
                <w:iCs w:val="false"/>
                <w:color w:val="000000"/>
                <w:sz w:val="20"/>
                <w:szCs w:val="20"/>
              </w:rPr>
              <w:t xml:space="preserve">;⑥ </w:t>
            </w:r>
            <w:r>
              <w:rPr>
                <w:rFonts w:ascii="Microsoft YaHei" w:hAnsi="Microsoft YaHei" w:cs="Microsoft YaHei"/>
                <w:b w:val="false"/>
                <w:bCs w:val="false"/>
                <w:i w:val="false"/>
                <w:iCs w:val="false"/>
                <w:color w:val="000000"/>
                <w:sz w:val="20"/>
                <w:szCs w:val="20"/>
              </w:rPr>
              <w:t>高可用强化</w:t>
            </w:r>
            <w:r>
              <w:rPr>
                <w:rFonts w:eastAsia="Microsoft YaHei" w:cs="Microsoft YaHei"/>
                <w:b w:val="false"/>
                <w:bCs w:val="false"/>
                <w:i w:val="false"/>
                <w:iCs w:val="false"/>
                <w:color w:val="000000"/>
                <w:sz w:val="20"/>
                <w:szCs w:val="20"/>
              </w:rPr>
              <w:t>(Watchdog/UPS/RAID 1/</w:t>
            </w:r>
            <w:r>
              <w:rPr>
                <w:rFonts w:ascii="Microsoft YaHei" w:hAnsi="Microsoft YaHei" w:cs="Microsoft YaHei"/>
                <w:b w:val="false"/>
                <w:bCs w:val="false"/>
                <w:i w:val="false"/>
                <w:iCs w:val="false"/>
                <w:color w:val="000000"/>
                <w:sz w:val="20"/>
                <w:szCs w:val="20"/>
              </w:rPr>
              <w:t>断点续传</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主备进程</w:t>
            </w:r>
            <w:r>
              <w:rPr>
                <w:rFonts w:eastAsia="Microsoft YaHei" w:cs="Microsoft YaHei"/>
                <w:b w:val="false"/>
                <w:bCs w:val="false"/>
                <w:i w:val="false"/>
                <w:iCs w:val="false"/>
                <w:color w:val="000000"/>
                <w:sz w:val="20"/>
                <w:szCs w:val="20"/>
              </w:rPr>
              <w:t xml:space="preserve">);⑦ IT </w:t>
            </w:r>
            <w:r>
              <w:rPr>
                <w:rFonts w:ascii="Microsoft YaHei" w:hAnsi="Microsoft YaHei" w:cs="Microsoft YaHei"/>
                <w:b w:val="false"/>
                <w:bCs w:val="false"/>
                <w:i w:val="false"/>
                <w:iCs w:val="false"/>
                <w:color w:val="000000"/>
                <w:sz w:val="20"/>
                <w:szCs w:val="20"/>
              </w:rPr>
              <w:t>安全升级</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全链路 </w:t>
            </w:r>
            <w:r>
              <w:rPr>
                <w:rFonts w:eastAsia="Microsoft YaHei" w:cs="Microsoft YaHei"/>
                <w:b w:val="false"/>
                <w:bCs w:val="false"/>
                <w:i w:val="false"/>
                <w:iCs w:val="false"/>
                <w:color w:val="000000"/>
                <w:sz w:val="20"/>
                <w:szCs w:val="20"/>
              </w:rPr>
              <w:t>HTTPS/AD-SSO/</w:t>
            </w:r>
            <w:r>
              <w:rPr>
                <w:rFonts w:ascii="Microsoft YaHei" w:hAnsi="Microsoft YaHei" w:cs="Microsoft YaHei"/>
                <w:b w:val="false"/>
                <w:bCs w:val="false"/>
                <w:i w:val="false"/>
                <w:iCs w:val="false"/>
                <w:color w:val="000000"/>
                <w:sz w:val="20"/>
                <w:szCs w:val="20"/>
              </w:rPr>
              <w:t>完整日志审计</w:t>
            </w:r>
            <w:r>
              <w:rPr>
                <w:rFonts w:eastAsia="Microsoft YaHei" w:cs="Microsoft YaHei"/>
                <w:b w:val="false"/>
                <w:bCs w:val="false"/>
                <w:i w:val="false"/>
                <w:iCs w:val="false"/>
                <w:color w:val="000000"/>
                <w:sz w:val="20"/>
                <w:szCs w:val="20"/>
              </w:rPr>
              <w:t xml:space="preserve">);⑧ PLC </w:t>
            </w:r>
            <w:r>
              <w:rPr>
                <w:rFonts w:ascii="Microsoft YaHei" w:hAnsi="Microsoft YaHei" w:cs="Microsoft YaHei"/>
                <w:b w:val="false"/>
                <w:bCs w:val="false"/>
                <w:i w:val="false"/>
                <w:iCs w:val="false"/>
                <w:color w:val="000000"/>
                <w:sz w:val="20"/>
                <w:szCs w:val="20"/>
              </w:rPr>
              <w:t>数据接口协议固化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实施前签署冻结</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。详见技术方案 </w:t>
            </w:r>
            <w:r>
              <w:rPr>
                <w:rFonts w:eastAsia="Microsoft YaHei" w:cs="Microsoft YaHei"/>
                <w:b w:val="false"/>
                <w:bCs w:val="false"/>
                <w:i w:val="false"/>
                <w:iCs w:val="false"/>
                <w:color w:val="000000"/>
                <w:sz w:val="20"/>
                <w:szCs w:val="20"/>
              </w:rPr>
              <w:t xml:space="preserve">§11.8 </w:t>
            </w:r>
            <w:r>
              <w:rPr>
                <w:rFonts w:ascii="Microsoft YaHei" w:hAnsi="Microsoft YaHei" w:cs="Microsoft YaHei"/>
                <w:b w:val="false"/>
                <w:bCs w:val="false"/>
                <w:i w:val="false"/>
                <w:iCs w:val="false"/>
                <w:color w:val="000000"/>
                <w:sz w:val="20"/>
                <w:szCs w:val="20"/>
              </w:rPr>
              <w:t>工业级架构强化设计专章。</w:t>
            </w:r>
            <w:r>
              <w:rPr>
                <w:rFonts w:eastAsia="Microsoft YaHei" w:cs="Microsoft YaHei"/>
                <w:b w:val="false"/>
                <w:bCs w:val="false"/>
                <w:i w:val="false"/>
                <w:iCs w:val="false"/>
                <w:color w:val="000000"/>
                <w:sz w:val="20"/>
                <w:szCs w:val="20"/>
              </w:rPr>
              <w:t xml:space="preserve">**V7.5 </w:t>
            </w:r>
            <w:r>
              <w:rPr>
                <w:rFonts w:ascii="Microsoft YaHei" w:hAnsi="Microsoft YaHei" w:cs="Microsoft YaHei"/>
                <w:b w:val="false"/>
                <w:bCs w:val="false"/>
                <w:i w:val="false"/>
                <w:iCs w:val="false"/>
                <w:color w:val="000000"/>
                <w:sz w:val="20"/>
                <w:szCs w:val="20"/>
              </w:rPr>
              <w:t>修订项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技术方案中清除所有具体报价数字</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改为指引读者参阅本商务报价书。</w:t>
            </w:r>
            <w:r>
              <w:rPr>
                <w:rFonts w:eastAsia="Microsoft YaHei" w:cs="Microsoft YaHei"/>
                <w:b w:val="false"/>
                <w:bCs w:val="false"/>
                <w:i w:val="false"/>
                <w:iCs w:val="false"/>
                <w:color w:val="000000"/>
                <w:sz w:val="20"/>
                <w:szCs w:val="20"/>
              </w:rPr>
              <w:t xml:space="preserve">**V7.4 </w:t>
            </w:r>
            <w:r>
              <w:rPr>
                <w:rFonts w:ascii="Microsoft YaHei" w:hAnsi="Microsoft YaHei" w:cs="Microsoft YaHei"/>
                <w:b w:val="false"/>
                <w:bCs w:val="false"/>
                <w:i w:val="false"/>
                <w:iCs w:val="false"/>
                <w:color w:val="000000"/>
                <w:sz w:val="20"/>
                <w:szCs w:val="20"/>
              </w:rPr>
              <w:t>修订项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正文段落规范化首行缩进 </w:t>
            </w:r>
            <w:r>
              <w:rPr>
                <w:rFonts w:eastAsia="Microsoft YaHei" w:cs="Microsoft YaHei"/>
                <w:b w:val="false"/>
                <w:bCs w:val="false"/>
                <w:i w:val="false"/>
                <w:iCs w:val="false"/>
                <w:color w:val="000000"/>
                <w:sz w:val="20"/>
                <w:szCs w:val="20"/>
              </w:rPr>
              <w:t xml:space="preserve">2 </w:t>
            </w:r>
            <w:r>
              <w:rPr>
                <w:rFonts w:ascii="Microsoft YaHei" w:hAnsi="Microsoft YaHei" w:cs="Microsoft YaHei"/>
                <w:b w:val="false"/>
                <w:bCs w:val="false"/>
                <w:i w:val="false"/>
                <w:iCs w:val="false"/>
                <w:color w:val="000000"/>
                <w:sz w:val="20"/>
                <w:szCs w:val="20"/>
              </w:rPr>
              <w:t>字符。</w:t>
            </w:r>
            <w:r>
              <w:rPr>
                <w:rFonts w:eastAsia="Microsoft YaHei" w:cs="Microsoft YaHei"/>
                <w:b w:val="false"/>
                <w:bCs w:val="false"/>
                <w:i w:val="false"/>
                <w:iCs w:val="false"/>
                <w:color w:val="000000"/>
                <w:sz w:val="20"/>
                <w:szCs w:val="20"/>
              </w:rPr>
              <w:t xml:space="preserve">**V7.3 </w:t>
            </w:r>
            <w:r>
              <w:rPr>
                <w:rFonts w:ascii="Microsoft YaHei" w:hAnsi="Microsoft YaHei" w:cs="Microsoft YaHei"/>
                <w:b w:val="false"/>
                <w:bCs w:val="false"/>
                <w:i w:val="false"/>
                <w:iCs w:val="false"/>
                <w:color w:val="000000"/>
                <w:sz w:val="20"/>
                <w:szCs w:val="20"/>
              </w:rPr>
              <w:t>服务子项再平衡</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避免亏损</w:t>
            </w:r>
            <w:r>
              <w:rPr>
                <w:rFonts w:eastAsia="Microsoft YaHei" w:cs="Microsoft YaHei"/>
                <w:b w:val="false"/>
                <w:bCs w:val="false"/>
                <w:i w:val="false"/>
                <w:iCs w:val="false"/>
                <w:color w:val="000000"/>
                <w:sz w:val="20"/>
                <w:szCs w:val="20"/>
              </w:rPr>
              <w:t>)**:A.</w:t>
            </w:r>
            <w:r>
              <w:rPr>
                <w:rFonts w:ascii="Microsoft YaHei" w:hAnsi="Microsoft YaHei" w:cs="Microsoft YaHei"/>
                <w:b w:val="false"/>
                <w:bCs w:val="false"/>
                <w:i w:val="false"/>
                <w:iCs w:val="false"/>
                <w:color w:val="000000"/>
                <w:sz w:val="20"/>
                <w:szCs w:val="20"/>
              </w:rPr>
              <w:t xml:space="preserve">软件开发 </w:t>
            </w:r>
            <w:r>
              <w:rPr>
                <w:rFonts w:eastAsia="Microsoft YaHei" w:cs="Microsoft YaHei"/>
                <w:b w:val="false"/>
                <w:bCs w:val="false"/>
                <w:i w:val="false"/>
                <w:iCs w:val="false"/>
                <w:color w:val="000000"/>
                <w:sz w:val="20"/>
                <w:szCs w:val="20"/>
              </w:rPr>
              <w:t>120,000→109,800</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E.</w:t>
            </w:r>
            <w:r>
              <w:rPr>
                <w:rFonts w:ascii="Microsoft YaHei" w:hAnsi="Microsoft YaHei" w:cs="Microsoft YaHei"/>
                <w:b w:val="false"/>
                <w:bCs w:val="false"/>
                <w:i w:val="false"/>
                <w:iCs w:val="false"/>
                <w:color w:val="000000"/>
                <w:sz w:val="20"/>
                <w:szCs w:val="20"/>
              </w:rPr>
              <w:t xml:space="preserve">试运行 </w:t>
            </w:r>
            <w:r>
              <w:rPr>
                <w:rFonts w:eastAsia="Microsoft YaHei" w:cs="Microsoft YaHei"/>
                <w:b w:val="false"/>
                <w:bCs w:val="false"/>
                <w:i w:val="false"/>
                <w:iCs w:val="false"/>
                <w:color w:val="000000"/>
                <w:sz w:val="20"/>
                <w:szCs w:val="20"/>
              </w:rPr>
              <w:t>3,000→4,000</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F.</w:t>
            </w:r>
            <w:r>
              <w:rPr>
                <w:rFonts w:ascii="Microsoft YaHei" w:hAnsi="Microsoft YaHei" w:cs="Microsoft YaHei"/>
                <w:b w:val="false"/>
                <w:bCs w:val="false"/>
                <w:i w:val="false"/>
                <w:iCs w:val="false"/>
                <w:color w:val="000000"/>
                <w:sz w:val="20"/>
                <w:szCs w:val="20"/>
              </w:rPr>
              <w:t xml:space="preserve">培训 </w:t>
            </w:r>
            <w:r>
              <w:rPr>
                <w:rFonts w:eastAsia="Microsoft YaHei" w:cs="Microsoft YaHei"/>
                <w:b w:val="false"/>
                <w:bCs w:val="false"/>
                <w:i w:val="false"/>
                <w:iCs w:val="false"/>
                <w:color w:val="000000"/>
                <w:sz w:val="20"/>
                <w:szCs w:val="20"/>
              </w:rPr>
              <w:t>5,000→7,500</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G.</w:t>
            </w:r>
            <w:r>
              <w:rPr>
                <w:rFonts w:ascii="Microsoft YaHei" w:hAnsi="Microsoft YaHei" w:cs="Microsoft YaHei"/>
                <w:b w:val="false"/>
                <w:bCs w:val="false"/>
                <w:i w:val="false"/>
                <w:iCs w:val="false"/>
                <w:color w:val="000000"/>
                <w:sz w:val="20"/>
                <w:szCs w:val="20"/>
              </w:rPr>
              <w:t xml:space="preserve">质保 </w:t>
            </w:r>
            <w:r>
              <w:rPr>
                <w:rFonts w:eastAsia="Microsoft YaHei" w:cs="Microsoft YaHei"/>
                <w:b w:val="false"/>
                <w:bCs w:val="false"/>
                <w:i w:val="false"/>
                <w:iCs w:val="false"/>
                <w:color w:val="000000"/>
                <w:sz w:val="20"/>
                <w:szCs w:val="20"/>
              </w:rPr>
              <w:t>2,000→8,500;</w:t>
            </w:r>
            <w:r>
              <w:rPr>
                <w:rFonts w:ascii="Microsoft YaHei" w:hAnsi="Microsoft YaHei" w:cs="Microsoft YaHei"/>
                <w:b w:val="false"/>
                <w:bCs w:val="false"/>
                <w:i w:val="false"/>
                <w:iCs w:val="false"/>
                <w:color w:val="000000"/>
                <w:sz w:val="20"/>
                <w:szCs w:val="20"/>
              </w:rPr>
              <w:t xml:space="preserve">服务总额 </w:t>
            </w:r>
            <w:r>
              <w:rPr>
                <w:rFonts w:eastAsia="Microsoft YaHei" w:cs="Microsoft YaHei"/>
                <w:b w:val="false"/>
                <w:bCs w:val="false"/>
                <w:i w:val="false"/>
                <w:iCs w:val="false"/>
                <w:color w:val="000000"/>
                <w:sz w:val="20"/>
                <w:szCs w:val="20"/>
              </w:rPr>
              <w:t xml:space="preserve">173,500 </w:t>
            </w:r>
            <w:r>
              <w:rPr>
                <w:rFonts w:ascii="Microsoft YaHei" w:hAnsi="Microsoft YaHei" w:cs="Microsoft YaHei"/>
                <w:b w:val="false"/>
                <w:bCs w:val="false"/>
                <w:i w:val="false"/>
                <w:iCs w:val="false"/>
                <w:color w:val="000000"/>
                <w:sz w:val="20"/>
                <w:szCs w:val="20"/>
              </w:rPr>
              <w:t>不变。</w:t>
            </w:r>
            <w:r>
              <w:rPr>
                <w:rFonts w:eastAsia="Microsoft YaHei" w:cs="Microsoft YaHei"/>
                <w:b w:val="false"/>
                <w:bCs w:val="false"/>
                <w:i w:val="false"/>
                <w:iCs w:val="false"/>
                <w:color w:val="000000"/>
                <w:sz w:val="20"/>
                <w:szCs w:val="20"/>
              </w:rPr>
              <w:t xml:space="preserve">**V7.0~V7.2 </w:t>
            </w:r>
            <w:r>
              <w:rPr>
                <w:rFonts w:ascii="Microsoft YaHei" w:hAnsi="Microsoft YaHei" w:cs="Microsoft YaHei"/>
                <w:b w:val="false"/>
                <w:bCs w:val="false"/>
                <w:i w:val="false"/>
                <w:iCs w:val="false"/>
                <w:color w:val="000000"/>
                <w:sz w:val="20"/>
                <w:szCs w:val="20"/>
              </w:rPr>
              <w:t>完整修订</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工位数 </w:t>
            </w:r>
            <w:r>
              <w:rPr>
                <w:rFonts w:eastAsia="Microsoft YaHei" w:cs="Microsoft YaHei"/>
                <w:b w:val="false"/>
                <w:bCs w:val="false"/>
                <w:i w:val="false"/>
                <w:iCs w:val="false"/>
                <w:color w:val="000000"/>
                <w:sz w:val="20"/>
                <w:szCs w:val="20"/>
              </w:rPr>
              <w:t xml:space="preserve">48→40 </w:t>
            </w:r>
            <w:r>
              <w:rPr>
                <w:rFonts w:ascii="Microsoft YaHei" w:hAnsi="Microsoft YaHei" w:cs="Microsoft YaHei"/>
                <w:b w:val="false"/>
                <w:bCs w:val="false"/>
                <w:i w:val="false"/>
                <w:iCs w:val="false"/>
                <w:color w:val="000000"/>
                <w:sz w:val="20"/>
                <w:szCs w:val="20"/>
              </w:rPr>
              <w:t>台显示屏</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显示字段加 </w:t>
            </w:r>
            <w:r>
              <w:rPr>
                <w:rFonts w:eastAsia="Microsoft YaHei" w:cs="Microsoft YaHei"/>
                <w:b w:val="false"/>
                <w:bCs w:val="false"/>
                <w:i w:val="false"/>
                <w:iCs w:val="false"/>
                <w:color w:val="000000"/>
                <w:sz w:val="20"/>
                <w:szCs w:val="20"/>
              </w:rPr>
              <w:t xml:space="preserve">ESN </w:t>
            </w:r>
            <w:r>
              <w:rPr>
                <w:rFonts w:ascii="Microsoft YaHei" w:hAnsi="Microsoft YaHei" w:cs="Microsoft YaHei"/>
                <w:b w:val="false"/>
                <w:bCs w:val="false"/>
                <w:i w:val="false"/>
                <w:iCs w:val="false"/>
                <w:color w:val="000000"/>
                <w:sz w:val="20"/>
                <w:szCs w:val="20"/>
              </w:rPr>
              <w:t>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新增物理工位左右两作业工位逻辑</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补充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安全细化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优化交换机配置</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新增 </w:t>
            </w:r>
            <w:r>
              <w:rPr>
                <w:rFonts w:eastAsia="Microsoft YaHei" w:cs="Microsoft YaHei"/>
                <w:b w:val="false"/>
                <w:bCs w:val="false"/>
                <w:i w:val="false"/>
                <w:iCs w:val="false"/>
                <w:color w:val="000000"/>
                <w:sz w:val="20"/>
                <w:szCs w:val="20"/>
              </w:rPr>
              <w:t xml:space="preserve">License </w:t>
            </w:r>
            <w:r>
              <w:rPr>
                <w:rFonts w:ascii="Microsoft YaHei" w:hAnsi="Microsoft YaHei" w:cs="Microsoft YaHei"/>
                <w:b w:val="false"/>
                <w:bCs w:val="false"/>
                <w:i w:val="false"/>
                <w:iCs w:val="false"/>
                <w:color w:val="000000"/>
                <w:sz w:val="20"/>
                <w:szCs w:val="20"/>
              </w:rPr>
              <w:t>责任分工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一致性修订。</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日    期</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2026 </w:t>
            </w:r>
            <w:r>
              <w:rPr>
                <w:rFonts w:ascii="Microsoft YaHei" w:hAnsi="Microsoft YaHei" w:cs="Microsoft YaHei"/>
                <w:b w:val="false"/>
                <w:bCs w:val="false"/>
                <w:i w:val="false"/>
                <w:iCs w:val="false"/>
                <w:color w:val="000000"/>
                <w:sz w:val="20"/>
                <w:szCs w:val="20"/>
              </w:rPr>
              <w:t xml:space="preserve">年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月</w:t>
            </w:r>
          </w:p>
        </w:tc>
      </w:tr>
    </w:tbl>
    <w:p>
      <w:pPr>
        <w:pStyle w:val="Normal"/>
        <w:spacing w:before="60" w:after="60"/>
        <w:rPr/>
      </w:pPr>
      <w:r>
        <w:rPr/>
      </w:r>
    </w:p>
    <w:p>
      <w:pPr>
        <w:pStyle w:val="Normal"/>
        <w:spacing w:before="400" w:after="200"/>
        <w:ind w:firstLine="420"/>
        <w:jc w:val="center"/>
        <w:rPr/>
      </w:pPr>
      <w:r>
        <w:rPr>
          <w:rFonts w:ascii="Microsoft YaHei" w:hAnsi="Microsoft YaHei" w:cs="Microsoft YaHei"/>
          <w:b/>
          <w:bCs/>
          <w:i w:val="false"/>
          <w:iCs w:val="false"/>
          <w:color w:val="1F4E79"/>
          <w:sz w:val="32"/>
          <w:szCs w:val="32"/>
        </w:rPr>
        <w:t>项目总报价</w:t>
      </w:r>
      <w:r>
        <w:rPr>
          <w:rFonts w:eastAsia="Microsoft YaHei" w:cs="Microsoft YaHei"/>
          <w:b/>
          <w:bCs/>
          <w:i w:val="false"/>
          <w:iCs w:val="false"/>
          <w:color w:val="1F4E79"/>
          <w:sz w:val="32"/>
          <w:szCs w:val="32"/>
        </w:rPr>
        <w:t>(</w:t>
      </w:r>
      <w:r>
        <w:rPr>
          <w:rFonts w:ascii="Microsoft YaHei" w:hAnsi="Microsoft YaHei" w:cs="Microsoft YaHei"/>
          <w:b/>
          <w:bCs/>
          <w:i w:val="false"/>
          <w:iCs w:val="false"/>
          <w:color w:val="1F4E79"/>
          <w:sz w:val="32"/>
          <w:szCs w:val="32"/>
        </w:rPr>
        <w:t>含税</w:t>
      </w:r>
      <w:r>
        <w:rPr>
          <w:rFonts w:eastAsia="Microsoft YaHei" w:cs="Microsoft YaHei"/>
          <w:b/>
          <w:bCs/>
          <w:i w:val="false"/>
          <w:iCs w:val="false"/>
          <w:color w:val="1F4E79"/>
          <w:sz w:val="32"/>
          <w:szCs w:val="32"/>
        </w:rPr>
        <w:t xml:space="preserve">):¥ 459,690.00 </w:t>
      </w:r>
      <w:r>
        <w:rPr>
          <w:rFonts w:ascii="Microsoft YaHei" w:hAnsi="Microsoft YaHei" w:cs="Microsoft YaHei"/>
          <w:b/>
          <w:bCs/>
          <w:i w:val="false"/>
          <w:iCs w:val="false"/>
          <w:color w:val="1F4E79"/>
          <w:sz w:val="32"/>
          <w:szCs w:val="32"/>
        </w:rPr>
        <w:t>元</w:t>
      </w:r>
    </w:p>
    <w:p>
      <w:pPr>
        <w:pStyle w:val="Normal"/>
        <w:spacing w:before="0" w:after="200"/>
        <w:ind w:firstLine="420"/>
        <w:jc w:val="center"/>
        <w:rPr/>
      </w:pPr>
      <w:r>
        <w:rPr>
          <w:rFonts w:eastAsia="Microsoft YaHei" w:cs="Microsoft YaHei"/>
          <w:b w:val="false"/>
          <w:bCs w:val="false"/>
          <w:i w:val="false"/>
          <w:iCs w:val="false"/>
          <w:color w:val="666666"/>
          <w:sz w:val="22"/>
          <w:szCs w:val="22"/>
        </w:rPr>
        <w:t>(</w:t>
      </w:r>
      <w:r>
        <w:rPr>
          <w:rFonts w:ascii="Microsoft YaHei" w:hAnsi="Microsoft YaHei" w:cs="Microsoft YaHei"/>
          <w:b w:val="false"/>
          <w:bCs w:val="false"/>
          <w:i w:val="false"/>
          <w:iCs w:val="false"/>
          <w:color w:val="666666"/>
          <w:sz w:val="22"/>
          <w:szCs w:val="22"/>
        </w:rPr>
        <w:t>人民币 肆拾伍万玖仟陆佰玖拾元整</w:t>
      </w:r>
      <w:r>
        <w:rPr>
          <w:rFonts w:eastAsia="Microsoft YaHei" w:cs="Microsoft YaHei"/>
          <w:b w:val="false"/>
          <w:bCs w:val="false"/>
          <w:i w:val="false"/>
          <w:iCs w:val="false"/>
          <w:color w:val="666666"/>
          <w:sz w:val="22"/>
          <w:szCs w:val="22"/>
        </w:rPr>
        <w:t>)</w:t>
      </w:r>
      <w:r>
        <w:br w:type="page"/>
      </w:r>
    </w:p>
    <w:p>
      <w:pPr>
        <w:pStyle w:val="Normal"/>
        <w:spacing w:before="0" w:after="0"/>
        <w:rPr/>
      </w:pPr>
      <w:r>
        <w:rPr/>
      </w:r>
    </w:p>
    <w:p>
      <w:pPr>
        <w:pStyle w:val="Heading1"/>
        <w:spacing w:before="360" w:after="160"/>
        <w:rPr/>
      </w:pPr>
      <w:r>
        <w:rPr>
          <w:rFonts w:ascii="Microsoft YaHei" w:hAnsi="Microsoft YaHei" w:cs="Microsoft YaHei"/>
          <w:b/>
          <w:bCs/>
          <w:i w:val="false"/>
          <w:iCs w:val="false"/>
          <w:color w:val="1F4E79"/>
          <w:sz w:val="36"/>
          <w:szCs w:val="36"/>
        </w:rPr>
        <w:t>一、报价概述</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本报价书为重庆康明斯发动机有限公司工位作业倒计时提醒系统项目的商务报价</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与《工位作业倒计时提醒系统解决方案》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文件编号 </w:t>
      </w:r>
      <w:r>
        <w:rPr>
          <w:rFonts w:eastAsia="Microsoft YaHei" w:cs="Microsoft YaHei"/>
          <w:b w:val="false"/>
          <w:bCs w:val="false"/>
          <w:i w:val="false"/>
          <w:iCs w:val="false"/>
          <w:color w:val="000000"/>
          <w:sz w:val="22"/>
          <w:szCs w:val="22"/>
        </w:rPr>
        <w:t xml:space="preserve">CCEC-CT-2026-002,V8.3 </w:t>
      </w:r>
      <w:r>
        <w:rPr>
          <w:rFonts w:ascii="Microsoft YaHei" w:hAnsi="Microsoft YaHei" w:cs="Microsoft YaHei"/>
          <w:b w:val="false"/>
          <w:bCs w:val="false"/>
          <w:i w:val="false"/>
          <w:iCs w:val="false"/>
          <w:color w:val="000000"/>
          <w:sz w:val="22"/>
          <w:szCs w:val="22"/>
        </w:rPr>
        <w:t>技术方案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配套使用。报价涵盖以下全部内容</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① </w:t>
      </w:r>
      <w:r>
        <w:rPr>
          <w:rFonts w:ascii="Microsoft YaHei" w:hAnsi="Microsoft YaHei" w:cs="Microsoft YaHei"/>
          <w:b w:val="false"/>
          <w:bCs w:val="false"/>
          <w:i w:val="false"/>
          <w:iCs w:val="false"/>
          <w:color w:val="000000"/>
          <w:sz w:val="22"/>
          <w:szCs w:val="22"/>
        </w:rPr>
        <w:t>硬件设备</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研华工控机、</w:t>
      </w:r>
      <w:r>
        <w:rPr>
          <w:rFonts w:eastAsia="Microsoft YaHei" w:cs="Microsoft YaHei"/>
          <w:b w:val="false"/>
          <w:bCs w:val="false"/>
          <w:i w:val="false"/>
          <w:iCs w:val="false"/>
          <w:color w:val="000000"/>
          <w:sz w:val="22"/>
          <w:szCs w:val="22"/>
        </w:rPr>
        <w:t xml:space="preserve">2 </w:t>
      </w:r>
      <w:r>
        <w:rPr>
          <w:rFonts w:ascii="Microsoft YaHei" w:hAnsi="Microsoft YaHei" w:cs="Microsoft YaHei"/>
          <w:b w:val="false"/>
          <w:bCs w:val="false"/>
          <w:i w:val="false"/>
          <w:iCs w:val="false"/>
          <w:color w:val="000000"/>
          <w:sz w:val="22"/>
          <w:szCs w:val="22"/>
        </w:rPr>
        <w:t xml:space="preserve">台研华 </w:t>
      </w:r>
      <w:r>
        <w:rPr>
          <w:rFonts w:eastAsia="Microsoft YaHei" w:cs="Microsoft YaHei"/>
          <w:b w:val="false"/>
          <w:bCs w:val="false"/>
          <w:i w:val="false"/>
          <w:iCs w:val="false"/>
          <w:color w:val="000000"/>
          <w:sz w:val="22"/>
          <w:szCs w:val="22"/>
        </w:rPr>
        <w:t xml:space="preserve">EKI-1528I </w:t>
      </w:r>
      <w:r>
        <w:rPr>
          <w:rFonts w:ascii="Microsoft YaHei" w:hAnsi="Microsoft YaHei" w:cs="Microsoft YaHei"/>
          <w:b w:val="false"/>
          <w:bCs w:val="false"/>
          <w:i w:val="false"/>
          <w:iCs w:val="false"/>
          <w:color w:val="000000"/>
          <w:sz w:val="22"/>
          <w:szCs w:val="22"/>
        </w:rPr>
        <w:t>工业级以太网网关、</w:t>
      </w:r>
      <w:r>
        <w:rPr>
          <w:rFonts w:eastAsia="Microsoft YaHei" w:cs="Microsoft YaHei"/>
          <w:b w:val="false"/>
          <w:bCs w:val="false"/>
          <w:i w:val="false"/>
          <w:iCs w:val="false"/>
          <w:color w:val="000000"/>
          <w:sz w:val="22"/>
          <w:szCs w:val="22"/>
        </w:rPr>
        <w:t xml:space="preserve">40 </w:t>
      </w:r>
      <w:r>
        <w:rPr>
          <w:rFonts w:ascii="Microsoft YaHei" w:hAnsi="Microsoft YaHei" w:cs="Microsoft YaHei"/>
          <w:b w:val="false"/>
          <w:bCs w:val="false"/>
          <w:i w:val="false"/>
          <w:iCs w:val="false"/>
          <w:color w:val="000000"/>
          <w:sz w:val="22"/>
          <w:szCs w:val="22"/>
        </w:rPr>
        <w:t>块工位显示屏、</w:t>
      </w:r>
      <w:r>
        <w:rPr>
          <w:rFonts w:eastAsia="Microsoft YaHei" w:cs="Microsoft YaHei"/>
          <w:b w:val="false"/>
          <w:bCs w:val="false"/>
          <w:i w:val="false"/>
          <w:iCs w:val="false"/>
          <w:color w:val="000000"/>
          <w:sz w:val="22"/>
          <w:szCs w:val="22"/>
        </w:rPr>
        <w:t xml:space="preserve">8 </w:t>
      </w:r>
      <w:r>
        <w:rPr>
          <w:rFonts w:ascii="Microsoft YaHei" w:hAnsi="Microsoft YaHei" w:cs="Microsoft YaHei"/>
          <w:b w:val="false"/>
          <w:bCs w:val="false"/>
          <w:i w:val="false"/>
          <w:iCs w:val="false"/>
          <w:color w:val="000000"/>
          <w:sz w:val="22"/>
          <w:szCs w:val="22"/>
        </w:rPr>
        <w:t xml:space="preserve">台西门子 </w:t>
      </w:r>
      <w:r>
        <w:rPr>
          <w:rFonts w:eastAsia="Microsoft YaHei" w:cs="Microsoft YaHei"/>
          <w:b w:val="false"/>
          <w:bCs w:val="false"/>
          <w:i w:val="false"/>
          <w:iCs w:val="false"/>
          <w:color w:val="000000"/>
          <w:sz w:val="22"/>
          <w:szCs w:val="22"/>
        </w:rPr>
        <w:t xml:space="preserve">SCALANCE </w:t>
      </w:r>
      <w:r>
        <w:rPr>
          <w:rFonts w:ascii="Microsoft YaHei" w:hAnsi="Microsoft YaHei" w:cs="Microsoft YaHei"/>
          <w:b w:val="false"/>
          <w:bCs w:val="false"/>
          <w:i w:val="false"/>
          <w:iCs w:val="false"/>
          <w:color w:val="000000"/>
          <w:sz w:val="22"/>
          <w:szCs w:val="22"/>
        </w:rPr>
        <w:t xml:space="preserve">网管型交换机、西门子 </w:t>
      </w:r>
      <w:r>
        <w:rPr>
          <w:rFonts w:eastAsia="Microsoft YaHei" w:cs="Microsoft YaHei"/>
          <w:b w:val="false"/>
          <w:bCs w:val="false"/>
          <w:i w:val="false"/>
          <w:iCs w:val="false"/>
          <w:color w:val="000000"/>
          <w:sz w:val="22"/>
          <w:szCs w:val="22"/>
        </w:rPr>
        <w:t xml:space="preserve">RFID </w:t>
      </w:r>
      <w:r>
        <w:rPr>
          <w:rFonts w:ascii="Microsoft YaHei" w:hAnsi="Microsoft YaHei" w:cs="Microsoft YaHei"/>
          <w:b w:val="false"/>
          <w:bCs w:val="false"/>
          <w:i w:val="false"/>
          <w:iCs w:val="false"/>
          <w:color w:val="000000"/>
          <w:sz w:val="22"/>
          <w:szCs w:val="22"/>
        </w:rPr>
        <w:t>系统</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读写器</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天线</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电缆</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、控制柜、网络机柜及全部综合布线辅材</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② </w:t>
      </w:r>
      <w:r>
        <w:rPr>
          <w:rFonts w:ascii="Microsoft YaHei" w:hAnsi="Microsoft YaHei" w:cs="Microsoft YaHei"/>
          <w:b w:val="false"/>
          <w:bCs w:val="false"/>
          <w:i w:val="false"/>
          <w:iCs w:val="false"/>
          <w:color w:val="000000"/>
          <w:sz w:val="22"/>
          <w:szCs w:val="22"/>
        </w:rPr>
        <w:t>软件开发</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工控机服务端、</w:t>
      </w:r>
      <w:r>
        <w:rPr>
          <w:rFonts w:eastAsia="Microsoft YaHei" w:cs="Microsoft YaHei"/>
          <w:b w:val="false"/>
          <w:bCs w:val="false"/>
          <w:i w:val="false"/>
          <w:iCs w:val="false"/>
          <w:color w:val="000000"/>
          <w:sz w:val="22"/>
          <w:szCs w:val="22"/>
        </w:rPr>
        <w:t xml:space="preserve">Web </w:t>
      </w:r>
      <w:r>
        <w:rPr>
          <w:rFonts w:ascii="Microsoft YaHei" w:hAnsi="Microsoft YaHei" w:cs="Microsoft YaHei"/>
          <w:b w:val="false"/>
          <w:bCs w:val="false"/>
          <w:i w:val="false"/>
          <w:iCs w:val="false"/>
          <w:color w:val="000000"/>
          <w:sz w:val="22"/>
          <w:szCs w:val="22"/>
        </w:rPr>
        <w:t xml:space="preserve">管理平台、显示屏客户端 </w:t>
      </w:r>
      <w:r>
        <w:rPr>
          <w:rFonts w:eastAsia="Microsoft YaHei" w:cs="Microsoft YaHei"/>
          <w:b w:val="false"/>
          <w:bCs w:val="false"/>
          <w:i w:val="false"/>
          <w:iCs w:val="false"/>
          <w:color w:val="000000"/>
          <w:sz w:val="22"/>
          <w:szCs w:val="22"/>
        </w:rPr>
        <w:t>App</w:t>
      </w:r>
      <w:r>
        <w:rPr>
          <w:rFonts w:ascii="Microsoft YaHei" w:hAnsi="Microsoft YaHei" w:cs="Microsoft YaHei"/>
          <w:b w:val="false"/>
          <w:bCs w:val="false"/>
          <w:i w:val="false"/>
          <w:iCs w:val="false"/>
          <w:color w:val="000000"/>
          <w:sz w:val="22"/>
          <w:szCs w:val="22"/>
        </w:rPr>
        <w:t>、数据库设计、</w:t>
      </w:r>
      <w:r>
        <w:rPr>
          <w:rFonts w:eastAsia="Microsoft YaHei" w:cs="Microsoft YaHei"/>
          <w:b w:val="false"/>
          <w:bCs w:val="false"/>
          <w:i w:val="false"/>
          <w:iCs w:val="false"/>
          <w:color w:val="000000"/>
          <w:sz w:val="22"/>
          <w:szCs w:val="22"/>
        </w:rPr>
        <w:t xml:space="preserve">AD/SSO </w:t>
      </w:r>
      <w:r>
        <w:rPr>
          <w:rFonts w:ascii="Microsoft YaHei" w:hAnsi="Microsoft YaHei" w:cs="Microsoft YaHei"/>
          <w:b w:val="false"/>
          <w:bCs w:val="false"/>
          <w:i w:val="false"/>
          <w:iCs w:val="false"/>
          <w:color w:val="000000"/>
          <w:sz w:val="22"/>
          <w:szCs w:val="22"/>
        </w:rPr>
        <w:t>集成、</w:t>
      </w:r>
      <w:r>
        <w:rPr>
          <w:rFonts w:eastAsia="Microsoft YaHei" w:cs="Microsoft YaHei"/>
          <w:b w:val="false"/>
          <w:bCs w:val="false"/>
          <w:i w:val="false"/>
          <w:iCs w:val="false"/>
          <w:color w:val="000000"/>
          <w:sz w:val="22"/>
          <w:szCs w:val="22"/>
        </w:rPr>
        <w:t xml:space="preserve">IT </w:t>
      </w:r>
      <w:r>
        <w:rPr>
          <w:rFonts w:ascii="Microsoft YaHei" w:hAnsi="Microsoft YaHei" w:cs="Microsoft YaHei"/>
          <w:b w:val="false"/>
          <w:bCs w:val="false"/>
          <w:i w:val="false"/>
          <w:iCs w:val="false"/>
          <w:color w:val="000000"/>
          <w:sz w:val="22"/>
          <w:szCs w:val="22"/>
        </w:rPr>
        <w:t>合规改造</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③ </w:t>
      </w:r>
      <w:r>
        <w:rPr>
          <w:rFonts w:ascii="Microsoft YaHei" w:hAnsi="Microsoft YaHei" w:cs="Microsoft YaHei"/>
          <w:b w:val="false"/>
          <w:bCs w:val="false"/>
          <w:i w:val="false"/>
          <w:iCs w:val="false"/>
          <w:color w:val="000000"/>
          <w:sz w:val="22"/>
          <w:szCs w:val="22"/>
        </w:rPr>
        <w:t>工程服务</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现场安装施工、</w:t>
      </w:r>
      <w:r>
        <w:rPr>
          <w:rFonts w:eastAsia="Microsoft YaHei" w:cs="Microsoft YaHei"/>
          <w:b w:val="false"/>
          <w:bCs w:val="false"/>
          <w:i w:val="false"/>
          <w:iCs w:val="false"/>
          <w:color w:val="000000"/>
          <w:sz w:val="22"/>
          <w:szCs w:val="22"/>
        </w:rPr>
        <w:t xml:space="preserve">PLC </w:t>
      </w:r>
      <w:r>
        <w:rPr>
          <w:rFonts w:ascii="Microsoft YaHei" w:hAnsi="Microsoft YaHei" w:cs="Microsoft YaHei"/>
          <w:b w:val="false"/>
          <w:bCs w:val="false"/>
          <w:i w:val="false"/>
          <w:iCs w:val="false"/>
          <w:color w:val="000000"/>
          <w:sz w:val="22"/>
          <w:szCs w:val="22"/>
        </w:rPr>
        <w:t>通信协议调试</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含 </w:t>
      </w:r>
      <w:r>
        <w:rPr>
          <w:rFonts w:eastAsia="Microsoft YaHei" w:cs="Microsoft YaHei"/>
          <w:b w:val="false"/>
          <w:bCs w:val="false"/>
          <w:i w:val="false"/>
          <w:iCs w:val="false"/>
          <w:color w:val="000000"/>
          <w:sz w:val="22"/>
          <w:szCs w:val="22"/>
        </w:rPr>
        <w:t xml:space="preserve">ESN </w:t>
      </w:r>
      <w:r>
        <w:rPr>
          <w:rFonts w:ascii="Microsoft YaHei" w:hAnsi="Microsoft YaHei" w:cs="Microsoft YaHei"/>
          <w:b w:val="false"/>
          <w:bCs w:val="false"/>
          <w:i w:val="false"/>
          <w:iCs w:val="false"/>
          <w:color w:val="000000"/>
          <w:sz w:val="22"/>
          <w:szCs w:val="22"/>
        </w:rPr>
        <w:t>号字段读取</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 xml:space="preserve">40 </w:t>
      </w:r>
      <w:r>
        <w:rPr>
          <w:rFonts w:ascii="Microsoft YaHei" w:hAnsi="Microsoft YaHei" w:cs="Microsoft YaHei"/>
          <w:b w:val="false"/>
          <w:bCs w:val="false"/>
          <w:i w:val="false"/>
          <w:iCs w:val="false"/>
          <w:color w:val="000000"/>
          <w:sz w:val="22"/>
          <w:szCs w:val="22"/>
        </w:rPr>
        <w:t>台显示屏全线联调、系统集成测试</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④ </w:t>
      </w:r>
      <w:r>
        <w:rPr>
          <w:rFonts w:ascii="Microsoft YaHei" w:hAnsi="Microsoft YaHei" w:cs="Microsoft YaHei"/>
          <w:b w:val="false"/>
          <w:bCs w:val="false"/>
          <w:i w:val="false"/>
          <w:iCs w:val="false"/>
          <w:color w:val="000000"/>
          <w:sz w:val="22"/>
          <w:szCs w:val="22"/>
        </w:rPr>
        <w:t>配套服务</w:t>
      </w:r>
      <w:r>
        <w:rPr>
          <w:rFonts w:eastAsia="Microsoft YaHei" w:cs="Microsoft YaHei"/>
          <w:b w:val="false"/>
          <w:bCs w:val="false"/>
          <w:i w:val="false"/>
          <w:iCs w:val="false"/>
          <w:color w:val="000000"/>
          <w:sz w:val="22"/>
          <w:szCs w:val="22"/>
        </w:rPr>
        <w:t xml:space="preserve">:P606 </w:t>
      </w:r>
      <w:r>
        <w:rPr>
          <w:rFonts w:ascii="Microsoft YaHei" w:hAnsi="Microsoft YaHei" w:cs="Microsoft YaHei"/>
          <w:b w:val="false"/>
          <w:bCs w:val="false"/>
          <w:i w:val="false"/>
          <w:iCs w:val="false"/>
          <w:color w:val="000000"/>
          <w:sz w:val="22"/>
          <w:szCs w:val="22"/>
        </w:rPr>
        <w:t xml:space="preserve">工位 </w:t>
      </w:r>
      <w:r>
        <w:rPr>
          <w:rFonts w:eastAsia="Microsoft YaHei" w:cs="Microsoft YaHei"/>
          <w:b w:val="false"/>
          <w:bCs w:val="false"/>
          <w:i w:val="false"/>
          <w:iCs w:val="false"/>
          <w:color w:val="000000"/>
          <w:sz w:val="22"/>
          <w:szCs w:val="22"/>
        </w:rPr>
        <w:t xml:space="preserve">RFID </w:t>
      </w:r>
      <w:r>
        <w:rPr>
          <w:rFonts w:ascii="Microsoft YaHei" w:hAnsi="Microsoft YaHei" w:cs="Microsoft YaHei"/>
          <w:b w:val="false"/>
          <w:bCs w:val="false"/>
          <w:i w:val="false"/>
          <w:iCs w:val="false"/>
          <w:color w:val="000000"/>
          <w:sz w:val="22"/>
          <w:szCs w:val="22"/>
        </w:rPr>
        <w:t>安装、用户培训</w:t>
      </w:r>
      <w:r>
        <w:rPr>
          <w:rFonts w:eastAsia="Microsoft YaHei" w:cs="Microsoft YaHei"/>
          <w:b w:val="false"/>
          <w:bCs w:val="false"/>
          <w:i w:val="false"/>
          <w:iCs w:val="false"/>
          <w:color w:val="000000"/>
          <w:sz w:val="22"/>
          <w:szCs w:val="22"/>
        </w:rPr>
        <w:t xml:space="preserve">(≥8 </w:t>
      </w:r>
      <w:r>
        <w:rPr>
          <w:rFonts w:ascii="Microsoft YaHei" w:hAnsi="Microsoft YaHei" w:cs="Microsoft YaHei"/>
          <w:b w:val="false"/>
          <w:bCs w:val="false"/>
          <w:i w:val="false"/>
          <w:iCs w:val="false"/>
          <w:color w:val="000000"/>
          <w:sz w:val="22"/>
          <w:szCs w:val="22"/>
        </w:rPr>
        <w:t>小时</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、全套竣工文档与技术资料</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⑤ </w:t>
      </w:r>
      <w:r>
        <w:rPr>
          <w:rFonts w:ascii="Microsoft YaHei" w:hAnsi="Microsoft YaHei" w:cs="Microsoft YaHei"/>
          <w:b w:val="false"/>
          <w:bCs w:val="false"/>
          <w:i w:val="false"/>
          <w:iCs w:val="false"/>
          <w:color w:val="000000"/>
          <w:sz w:val="22"/>
          <w:szCs w:val="22"/>
        </w:rPr>
        <w:t>试运行与质保</w:t>
      </w:r>
      <w:r>
        <w:rPr>
          <w:rFonts w:eastAsia="Microsoft YaHei" w:cs="Microsoft YaHei"/>
          <w:b w:val="false"/>
          <w:bCs w:val="false"/>
          <w:i w:val="false"/>
          <w:iCs w:val="false"/>
          <w:color w:val="000000"/>
          <w:sz w:val="22"/>
          <w:szCs w:val="22"/>
        </w:rPr>
        <w:t xml:space="preserve">:30 </w:t>
      </w:r>
      <w:r>
        <w:rPr>
          <w:rFonts w:ascii="Microsoft YaHei" w:hAnsi="Microsoft YaHei" w:cs="Microsoft YaHei"/>
          <w:b w:val="false"/>
          <w:bCs w:val="false"/>
          <w:i w:val="false"/>
          <w:iCs w:val="false"/>
          <w:color w:val="000000"/>
          <w:sz w:val="22"/>
          <w:szCs w:val="22"/>
        </w:rPr>
        <w:t>天稳定试运行</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含驻场支持</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 xml:space="preserve">1 </w:t>
      </w:r>
      <w:r>
        <w:rPr>
          <w:rFonts w:ascii="Microsoft YaHei" w:hAnsi="Microsoft YaHei" w:cs="Microsoft YaHei"/>
          <w:b w:val="false"/>
          <w:bCs w:val="false"/>
          <w:i w:val="false"/>
          <w:iCs w:val="false"/>
          <w:color w:val="000000"/>
          <w:sz w:val="22"/>
          <w:szCs w:val="22"/>
        </w:rPr>
        <w:t>年整机质保</w:t>
      </w:r>
      <w:r>
        <w:rPr>
          <w:rFonts w:eastAsia="Microsoft YaHei" w:cs="Microsoft YaHei"/>
          <w:b w:val="false"/>
          <w:bCs w:val="false"/>
          <w:i w:val="false"/>
          <w:iCs w:val="false"/>
          <w:color w:val="000000"/>
          <w:sz w:val="22"/>
          <w:szCs w:val="22"/>
        </w:rPr>
        <w:t xml:space="preserve">(4h </w:t>
      </w:r>
      <w:r>
        <w:rPr>
          <w:rFonts w:ascii="Microsoft YaHei" w:hAnsi="Microsoft YaHei" w:cs="Microsoft YaHei"/>
          <w:b w:val="false"/>
          <w:bCs w:val="false"/>
          <w:i w:val="false"/>
          <w:iCs w:val="false"/>
          <w:color w:val="000000"/>
          <w:sz w:val="22"/>
          <w:szCs w:val="22"/>
        </w:rPr>
        <w:t>响应</w:t>
      </w:r>
      <w:r>
        <w:rPr>
          <w:rFonts w:eastAsia="Microsoft YaHei" w:cs="Microsoft YaHei"/>
          <w:b w:val="false"/>
          <w:bCs w:val="false"/>
          <w:i w:val="false"/>
          <w:iCs w:val="false"/>
          <w:color w:val="000000"/>
          <w:sz w:val="22"/>
          <w:szCs w:val="22"/>
        </w:rPr>
        <w:t xml:space="preserve">/24h </w:t>
      </w:r>
      <w:r>
        <w:rPr>
          <w:rFonts w:ascii="Microsoft YaHei" w:hAnsi="Microsoft YaHei" w:cs="Microsoft YaHei"/>
          <w:b w:val="false"/>
          <w:bCs w:val="false"/>
          <w:i w:val="false"/>
          <w:iCs w:val="false"/>
          <w:color w:val="000000"/>
          <w:sz w:val="22"/>
          <w:szCs w:val="22"/>
        </w:rPr>
        <w:t>到场</w:t>
      </w:r>
      <w:r>
        <w:rPr>
          <w:rFonts w:eastAsia="Microsoft YaHei" w:cs="Microsoft YaHei"/>
          <w:b w:val="false"/>
          <w:bCs w:val="false"/>
          <w:i w:val="false"/>
          <w:iCs w:val="false"/>
          <w:color w:val="000000"/>
          <w:sz w:val="22"/>
          <w:szCs w:val="22"/>
        </w:rPr>
        <w:t xml:space="preserve">/2 </w:t>
      </w:r>
      <w:r>
        <w:rPr>
          <w:rFonts w:ascii="Microsoft YaHei" w:hAnsi="Microsoft YaHei" w:cs="Microsoft YaHei"/>
          <w:b w:val="false"/>
          <w:bCs w:val="false"/>
          <w:i w:val="false"/>
          <w:iCs w:val="false"/>
          <w:color w:val="000000"/>
          <w:sz w:val="22"/>
          <w:szCs w:val="22"/>
        </w:rPr>
        <w:t>次年度巡检</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p>
    <w:p>
      <w:pPr>
        <w:pStyle w:val="Normal"/>
        <w:spacing w:lineRule="exact" w:line="300" w:before="200" w:after="60"/>
        <w:ind w:firstLine="420"/>
        <w:jc w:val="both"/>
        <w:rPr/>
      </w:pPr>
      <w:r>
        <w:rPr>
          <w:rFonts w:eastAsia="Microsoft YaHei" w:cs="Microsoft YaHei"/>
          <w:b/>
          <w:bCs/>
          <w:i w:val="false"/>
          <w:iCs w:val="false"/>
          <w:color w:val="000000"/>
          <w:sz w:val="22"/>
          <w:szCs w:val="22"/>
        </w:rPr>
        <w:t xml:space="preserve">Oracle </w:t>
      </w:r>
      <w:r>
        <w:rPr>
          <w:rFonts w:ascii="Microsoft YaHei" w:hAnsi="Microsoft YaHei" w:cs="Microsoft YaHei"/>
          <w:b/>
          <w:bCs/>
          <w:i w:val="false"/>
          <w:iCs w:val="false"/>
          <w:color w:val="000000"/>
          <w:sz w:val="22"/>
          <w:szCs w:val="22"/>
        </w:rPr>
        <w:t xml:space="preserve">数据库 </w:t>
      </w:r>
      <w:r>
        <w:rPr>
          <w:rFonts w:eastAsia="Microsoft YaHei" w:cs="Microsoft YaHei"/>
          <w:b/>
          <w:bCs/>
          <w:i w:val="false"/>
          <w:iCs w:val="false"/>
          <w:color w:val="000000"/>
          <w:sz w:val="22"/>
          <w:szCs w:val="22"/>
        </w:rPr>
        <w:t xml:space="preserve">License </w:t>
      </w:r>
      <w:r>
        <w:rPr>
          <w:rFonts w:ascii="Microsoft YaHei" w:hAnsi="Microsoft YaHei" w:cs="Microsoft YaHei"/>
          <w:b/>
          <w:bCs/>
          <w:i w:val="false"/>
          <w:iCs w:val="false"/>
          <w:color w:val="000000"/>
          <w:sz w:val="22"/>
          <w:szCs w:val="22"/>
        </w:rPr>
        <w:t>由甲方提供</w:t>
      </w:r>
      <w:r>
        <w:rPr>
          <w:rFonts w:eastAsia="Microsoft YaHei" w:cs="Microsoft YaHei"/>
          <w:b/>
          <w:bCs/>
          <w:i w:val="false"/>
          <w:iCs w:val="false"/>
          <w:color w:val="000000"/>
          <w:sz w:val="22"/>
          <w:szCs w:val="22"/>
        </w:rPr>
        <w:t>;</w:t>
      </w:r>
      <w:r>
        <w:rPr>
          <w:rFonts w:ascii="Microsoft YaHei" w:hAnsi="Microsoft YaHei" w:cs="Microsoft YaHei"/>
          <w:b/>
          <w:bCs/>
          <w:i w:val="false"/>
          <w:iCs w:val="false"/>
          <w:color w:val="000000"/>
          <w:sz w:val="22"/>
          <w:szCs w:val="22"/>
        </w:rPr>
        <w:t xml:space="preserve">其余所有软件正版 </w:t>
      </w:r>
      <w:r>
        <w:rPr>
          <w:rFonts w:eastAsia="Microsoft YaHei" w:cs="Microsoft YaHei"/>
          <w:b/>
          <w:bCs/>
          <w:i w:val="false"/>
          <w:iCs w:val="false"/>
          <w:color w:val="000000"/>
          <w:sz w:val="22"/>
          <w:szCs w:val="22"/>
        </w:rPr>
        <w:t xml:space="preserve">License </w:t>
      </w:r>
      <w:r>
        <w:rPr>
          <w:rFonts w:ascii="Microsoft YaHei" w:hAnsi="Microsoft YaHei" w:cs="Microsoft YaHei"/>
          <w:b/>
          <w:bCs/>
          <w:i w:val="false"/>
          <w:iCs w:val="false"/>
          <w:color w:val="000000"/>
          <w:sz w:val="22"/>
          <w:szCs w:val="22"/>
        </w:rPr>
        <w:t>由乙方提供并附证明文件。</w:t>
      </w:r>
    </w:p>
    <w:p>
      <w:pPr>
        <w:pStyle w:val="Heading1"/>
        <w:spacing w:before="360" w:after="160"/>
        <w:rPr/>
      </w:pPr>
      <w:r>
        <w:rPr>
          <w:rFonts w:ascii="Microsoft YaHei" w:hAnsi="Microsoft YaHei" w:cs="Microsoft YaHei"/>
          <w:b/>
          <w:bCs/>
          <w:i w:val="false"/>
          <w:iCs w:val="false"/>
          <w:color w:val="1F4E79"/>
          <w:sz w:val="36"/>
          <w:szCs w:val="36"/>
        </w:rPr>
        <w:t>二、硬件设备费用明细</w:t>
      </w:r>
    </w:p>
    <w:tbl>
      <w:tblPr>
        <w:tblW w:w="9360" w:type="dxa"/>
        <w:jc w:val="left"/>
        <w:tblInd w:w="0" w:type="dxa"/>
        <w:tblLayout w:type="fixed"/>
        <w:tblCellMar>
          <w:top w:w="80" w:type="dxa"/>
          <w:left w:w="120" w:type="dxa"/>
          <w:bottom w:w="80" w:type="dxa"/>
          <w:right w:w="120" w:type="dxa"/>
        </w:tblCellMar>
      </w:tblPr>
      <w:tblGrid>
        <w:gridCol w:w="1698"/>
        <w:gridCol w:w="3402"/>
        <w:gridCol w:w="1101"/>
        <w:gridCol w:w="700"/>
        <w:gridCol w:w="1200"/>
        <w:gridCol w:w="1258"/>
      </w:tblGrid>
      <w:tr>
        <w:trPr>
          <w:tblHeader w:val="true"/>
        </w:trPr>
        <w:tc>
          <w:tcPr>
            <w:tcW w:w="16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类别</w:t>
            </w:r>
          </w:p>
        </w:tc>
        <w:tc>
          <w:tcPr>
            <w:tcW w:w="34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设备名称及规格</w:t>
            </w:r>
          </w:p>
        </w:tc>
        <w:tc>
          <w:tcPr>
            <w:tcW w:w="1101"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技术依据</w:t>
            </w:r>
          </w:p>
        </w:tc>
        <w:tc>
          <w:tcPr>
            <w:tcW w:w="7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数量</w:t>
            </w:r>
          </w:p>
        </w:tc>
        <w:tc>
          <w:tcPr>
            <w:tcW w:w="12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单价</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c>
          <w:tcPr>
            <w:tcW w:w="125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小计</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工控机</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研华 </w:t>
            </w:r>
            <w:r>
              <w:rPr>
                <w:rFonts w:eastAsia="Microsoft YaHei" w:cs="Microsoft YaHei"/>
                <w:b w:val="false"/>
                <w:bCs w:val="false"/>
                <w:i w:val="false"/>
                <w:iCs w:val="false"/>
                <w:color w:val="000000"/>
                <w:sz w:val="20"/>
                <w:szCs w:val="20"/>
              </w:rPr>
              <w:t>IPC-610L(Intel i5-12</w:t>
            </w:r>
            <w:r>
              <w:rPr>
                <w:rFonts w:ascii="Microsoft YaHei" w:hAnsi="Microsoft YaHei" w:cs="Microsoft YaHei"/>
                <w:b w:val="false"/>
                <w:bCs w:val="false"/>
                <w:i w:val="false"/>
                <w:iCs w:val="false"/>
                <w:color w:val="000000"/>
                <w:sz w:val="20"/>
                <w:szCs w:val="20"/>
              </w:rPr>
              <w:t xml:space="preserve">代 </w:t>
            </w:r>
            <w:r>
              <w:rPr>
                <w:rFonts w:eastAsia="Microsoft YaHei" w:cs="Microsoft YaHei"/>
                <w:b w:val="false"/>
                <w:bCs w:val="false"/>
                <w:i w:val="false"/>
                <w:iCs w:val="false"/>
                <w:color w:val="000000"/>
                <w:sz w:val="20"/>
                <w:szCs w:val="20"/>
              </w:rPr>
              <w:t xml:space="preserve">· 16GB DDR4 · 1TB NVMe SSD · Win11 Enterprise LTSC 2024 </w:t>
            </w:r>
            <w:r>
              <w:rPr>
                <w:rFonts w:ascii="Microsoft YaHei" w:hAnsi="Microsoft YaHei" w:cs="Microsoft YaHei"/>
                <w:b w:val="false"/>
                <w:bCs w:val="false"/>
                <w:i w:val="false"/>
                <w:iCs w:val="false"/>
                <w:color w:val="000000"/>
                <w:sz w:val="20"/>
                <w:szCs w:val="20"/>
              </w:rPr>
              <w:t xml:space="preserve">正版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含 </w:t>
            </w:r>
            <w:r>
              <w:rPr>
                <w:rFonts w:eastAsia="Microsoft YaHei" w:cs="Microsoft YaHei"/>
                <w:b w:val="false"/>
                <w:bCs w:val="false"/>
                <w:i w:val="false"/>
                <w:iCs w:val="false"/>
                <w:color w:val="000000"/>
                <w:sz w:val="20"/>
                <w:szCs w:val="20"/>
              </w:rPr>
              <w:t>License)</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§2.3.1</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24,000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24,000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PCIe </w:t>
            </w:r>
            <w:r>
              <w:rPr>
                <w:rFonts w:ascii="Microsoft YaHei" w:hAnsi="Microsoft YaHei" w:cs="Microsoft YaHei"/>
                <w:b w:val="false"/>
                <w:bCs w:val="false"/>
                <w:i w:val="false"/>
                <w:iCs w:val="false"/>
                <w:color w:val="000000"/>
                <w:sz w:val="20"/>
                <w:szCs w:val="20"/>
              </w:rPr>
              <w:t>扩展网卡</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Intel I350-T2 </w:t>
            </w:r>
            <w:r>
              <w:rPr>
                <w:rFonts w:ascii="Microsoft YaHei" w:hAnsi="Microsoft YaHei" w:cs="Microsoft YaHei"/>
                <w:b w:val="false"/>
                <w:bCs w:val="false"/>
                <w:i w:val="false"/>
                <w:iCs w:val="false"/>
                <w:color w:val="000000"/>
                <w:sz w:val="20"/>
                <w:szCs w:val="20"/>
              </w:rPr>
              <w:t>双口千兆</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接入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 xml:space="preserve">管理 </w:t>
            </w:r>
            <w:r>
              <w:rPr>
                <w:rFonts w:eastAsia="Microsoft YaHei" w:cs="Microsoft YaHei"/>
                <w:b w:val="false"/>
                <w:bCs w:val="false"/>
                <w:i w:val="false"/>
                <w:iCs w:val="false"/>
                <w:color w:val="000000"/>
                <w:sz w:val="20"/>
                <w:szCs w:val="20"/>
              </w:rPr>
              <w:t>VLAN 30,§2.2)</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块</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工业边缘网关</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研华 </w:t>
            </w:r>
            <w:r>
              <w:rPr>
                <w:rFonts w:eastAsia="Microsoft YaHei" w:cs="Microsoft YaHei"/>
                <w:b w:val="false"/>
                <w:bCs w:val="false"/>
                <w:i w:val="false"/>
                <w:iCs w:val="false"/>
                <w:color w:val="000000"/>
                <w:sz w:val="20"/>
                <w:szCs w:val="20"/>
              </w:rPr>
              <w:t xml:space="preserve">EKI-1528I </w:t>
            </w:r>
            <w:r>
              <w:rPr>
                <w:rFonts w:ascii="Microsoft YaHei" w:hAnsi="Microsoft YaHei" w:cs="Microsoft YaHei"/>
                <w:b w:val="false"/>
                <w:bCs w:val="false"/>
                <w:i w:val="false"/>
                <w:iCs w:val="false"/>
                <w:color w:val="000000"/>
                <w:sz w:val="20"/>
                <w:szCs w:val="20"/>
              </w:rPr>
              <w:t>工业级以太网网关</w:t>
            </w:r>
            <w:r>
              <w:rPr>
                <w:rFonts w:eastAsia="Microsoft YaHei" w:cs="Microsoft YaHei"/>
                <w:b w:val="false"/>
                <w:bCs w:val="false"/>
                <w:i w:val="false"/>
                <w:iCs w:val="false"/>
                <w:color w:val="000000"/>
                <w:sz w:val="20"/>
                <w:szCs w:val="20"/>
              </w:rPr>
              <w:t xml:space="preserve">(8 </w:t>
            </w:r>
            <w:r>
              <w:rPr>
                <w:rFonts w:ascii="Microsoft YaHei" w:hAnsi="Microsoft YaHei" w:cs="Microsoft YaHei"/>
                <w:b w:val="false"/>
                <w:bCs w:val="false"/>
                <w:i w:val="false"/>
                <w:iCs w:val="false"/>
                <w:color w:val="000000"/>
                <w:sz w:val="20"/>
                <w:szCs w:val="20"/>
              </w:rPr>
              <w:t>口千兆电口</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导轨式 </w:t>
            </w:r>
            <w:r>
              <w:rPr>
                <w:rFonts w:eastAsia="Microsoft YaHei" w:cs="Microsoft YaHei"/>
                <w:b w:val="false"/>
                <w:bCs w:val="false"/>
                <w:i w:val="false"/>
                <w:iCs w:val="false"/>
                <w:color w:val="000000"/>
                <w:sz w:val="20"/>
                <w:szCs w:val="20"/>
              </w:rPr>
              <w:t xml:space="preserve">DIN 35mm,-40~70℃ </w:t>
            </w:r>
            <w:r>
              <w:rPr>
                <w:rFonts w:ascii="Microsoft YaHei" w:hAnsi="Microsoft YaHei" w:cs="Microsoft YaHei"/>
                <w:b w:val="false"/>
                <w:bCs w:val="false"/>
                <w:i w:val="false"/>
                <w:iCs w:val="false"/>
                <w:color w:val="000000"/>
                <w:sz w:val="20"/>
                <w:szCs w:val="20"/>
              </w:rPr>
              <w:t>工业宽温</w:t>
            </w:r>
            <w:r>
              <w:rPr>
                <w:rFonts w:eastAsia="Microsoft YaHei" w:cs="Microsoft YaHei"/>
                <w:b w:val="false"/>
                <w:bCs w:val="false"/>
                <w:i w:val="false"/>
                <w:iCs w:val="false"/>
                <w:color w:val="000000"/>
                <w:sz w:val="20"/>
                <w:szCs w:val="20"/>
              </w:rPr>
              <w:t>,VLAN/ACL/ARP Inspection/Storm Control)</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§11.8.1</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2 </w:t>
            </w:r>
            <w:r>
              <w:rPr>
                <w:rFonts w:ascii="Microsoft YaHei" w:hAnsi="Microsoft YaHei" w:cs="Microsoft YaHei"/>
                <w:b w:val="false"/>
                <w:bCs w:val="false"/>
                <w:i w:val="false"/>
                <w:iCs w:val="false"/>
                <w:color w:val="000000"/>
                <w:sz w:val="20"/>
                <w:szCs w:val="20"/>
              </w:rPr>
              <w:t>台</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6,000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显示屏</w:t>
            </w:r>
            <w:r>
              <w:rPr>
                <w:rFonts w:eastAsia="Microsoft YaHei" w:cs="Microsoft YaHei"/>
                <w:b w:val="false"/>
                <w:bCs w:val="false"/>
                <w:i w:val="false"/>
                <w:iCs w:val="false"/>
                <w:color w:val="000000"/>
                <w:sz w:val="20"/>
                <w:szCs w:val="20"/>
              </w:rPr>
              <w:t>(KVA</w:t>
            </w:r>
            <w:r>
              <w:rPr>
                <w:rFonts w:ascii="Microsoft YaHei" w:hAnsi="Microsoft YaHei" w:cs="Microsoft YaHei"/>
                <w:b w:val="false"/>
                <w:bCs w:val="false"/>
                <w:i w:val="false"/>
                <w:iCs w:val="false"/>
                <w:color w:val="000000"/>
                <w:sz w:val="20"/>
                <w:szCs w:val="20"/>
              </w:rPr>
              <w:t>装配线</w:t>
            </w:r>
            <w:r>
              <w:rPr>
                <w:rFonts w:eastAsia="Microsoft YaHei" w:cs="Microsoft YaHei"/>
                <w:b w:val="false"/>
                <w:bCs w:val="false"/>
                <w:i w:val="false"/>
                <w:iCs w:val="false"/>
                <w:color w:val="000000"/>
                <w:sz w:val="20"/>
                <w:szCs w:val="20"/>
              </w:rPr>
              <w:t>)</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工业宽屏显示一体机 </w:t>
            </w:r>
            <w:r>
              <w:rPr>
                <w:rFonts w:eastAsia="Microsoft YaHei" w:cs="Microsoft YaHei"/>
                <w:b w:val="false"/>
                <w:bCs w:val="false"/>
                <w:i w:val="false"/>
                <w:iCs w:val="false"/>
                <w:color w:val="000000"/>
                <w:sz w:val="20"/>
                <w:szCs w:val="20"/>
              </w:rPr>
              <w:t xml:space="preserve">300×150mm · </w:t>
            </w:r>
            <w:r>
              <w:rPr>
                <w:rFonts w:ascii="Microsoft YaHei" w:hAnsi="Microsoft YaHei" w:cs="Microsoft YaHei"/>
                <w:b w:val="false"/>
                <w:bCs w:val="false"/>
                <w:i w:val="false"/>
                <w:iCs w:val="false"/>
                <w:color w:val="000000"/>
                <w:sz w:val="20"/>
                <w:szCs w:val="20"/>
              </w:rPr>
              <w:t>字体≥</w:t>
            </w:r>
            <w:r>
              <w:rPr>
                <w:rFonts w:eastAsia="Microsoft YaHei" w:cs="Microsoft YaHei"/>
                <w:b w:val="false"/>
                <w:bCs w:val="false"/>
                <w:i w:val="false"/>
                <w:iCs w:val="false"/>
                <w:color w:val="000000"/>
                <w:sz w:val="20"/>
                <w:szCs w:val="20"/>
              </w:rPr>
              <w:t>30mm · 24</w:t>
            </w:r>
            <w:r>
              <w:rPr>
                <w:rFonts w:ascii="Microsoft YaHei" w:hAnsi="Microsoft YaHei" w:cs="Microsoft YaHei"/>
                <w:b w:val="false"/>
                <w:bCs w:val="false"/>
                <w:i w:val="false"/>
                <w:iCs w:val="false"/>
                <w:color w:val="000000"/>
                <w:sz w:val="20"/>
                <w:szCs w:val="20"/>
              </w:rPr>
              <w:t xml:space="preserve">寸 </w:t>
            </w:r>
            <w:r>
              <w:rPr>
                <w:rFonts w:eastAsia="Microsoft YaHei" w:cs="Microsoft YaHei"/>
                <w:b w:val="false"/>
                <w:bCs w:val="false"/>
                <w:i w:val="false"/>
                <w:iCs w:val="false"/>
                <w:color w:val="000000"/>
                <w:sz w:val="20"/>
                <w:szCs w:val="20"/>
              </w:rPr>
              <w:t xml:space="preserve">HDMI · ≥1080P · RJ45 </w:t>
            </w:r>
            <w:r>
              <w:rPr>
                <w:rFonts w:ascii="Microsoft YaHei" w:hAnsi="Microsoft YaHei" w:cs="Microsoft YaHei"/>
                <w:b w:val="false"/>
                <w:bCs w:val="false"/>
                <w:i w:val="false"/>
                <w:iCs w:val="false"/>
                <w:color w:val="000000"/>
                <w:sz w:val="20"/>
                <w:szCs w:val="20"/>
              </w:rPr>
              <w:t xml:space="preserve">有线 </w:t>
            </w:r>
            <w:r>
              <w:rPr>
                <w:rFonts w:eastAsia="Microsoft YaHei" w:cs="Microsoft YaHei"/>
                <w:b w:val="false"/>
                <w:bCs w:val="false"/>
                <w:i w:val="false"/>
                <w:iCs w:val="false"/>
                <w:color w:val="000000"/>
                <w:sz w:val="20"/>
                <w:szCs w:val="20"/>
              </w:rPr>
              <w:t xml:space="preserve">· IP54 · </w:t>
            </w:r>
            <w:r>
              <w:rPr>
                <w:rFonts w:ascii="Microsoft YaHei" w:hAnsi="Microsoft YaHei" w:cs="Microsoft YaHei"/>
                <w:b w:val="false"/>
                <w:bCs w:val="false"/>
                <w:i w:val="false"/>
                <w:iCs w:val="false"/>
                <w:color w:val="000000"/>
                <w:sz w:val="20"/>
                <w:szCs w:val="20"/>
              </w:rPr>
              <w:t>内置喇叭 ≤</w:t>
            </w:r>
            <w:r>
              <w:rPr>
                <w:rFonts w:eastAsia="Microsoft YaHei" w:cs="Microsoft YaHei"/>
                <w:b w:val="false"/>
                <w:bCs w:val="false"/>
                <w:i w:val="false"/>
                <w:iCs w:val="false"/>
                <w:color w:val="000000"/>
                <w:sz w:val="20"/>
                <w:szCs w:val="20"/>
              </w:rPr>
              <w:t>60dB · Android 14;</w:t>
            </w:r>
            <w:r>
              <w:rPr>
                <w:rFonts w:ascii="Microsoft YaHei" w:hAnsi="Microsoft YaHei" w:cs="Microsoft YaHei"/>
                <w:b w:val="false"/>
                <w:bCs w:val="false"/>
                <w:i w:val="false"/>
                <w:iCs w:val="false"/>
                <w:color w:val="000000"/>
                <w:sz w:val="20"/>
                <w:szCs w:val="20"/>
              </w:rPr>
              <w:t>参考型号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触想 </w:t>
            </w:r>
            <w:r>
              <w:rPr>
                <w:rFonts w:eastAsia="Microsoft YaHei" w:cs="Microsoft YaHei"/>
                <w:b w:val="false"/>
                <w:bCs w:val="false"/>
                <w:i w:val="false"/>
                <w:iCs w:val="false"/>
                <w:color w:val="000000"/>
                <w:sz w:val="20"/>
                <w:szCs w:val="20"/>
              </w:rPr>
              <w:t xml:space="preserve">TPC-W10C </w:t>
            </w:r>
            <w:r>
              <w:rPr>
                <w:rFonts w:ascii="Microsoft YaHei" w:hAnsi="Microsoft YaHei" w:cs="Microsoft YaHei"/>
                <w:b w:val="false"/>
                <w:bCs w:val="false"/>
                <w:i w:val="false"/>
                <w:iCs w:val="false"/>
                <w:color w:val="000000"/>
                <w:sz w:val="20"/>
                <w:szCs w:val="20"/>
              </w:rPr>
              <w:t>系列</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以甲乙双方书面确认为准</w:t>
            </w:r>
            <w:r>
              <w:rPr>
                <w:rFonts w:eastAsia="Microsoft YaHei" w:cs="Microsoft YaHei"/>
                <w:b w:val="false"/>
                <w:bCs w:val="false"/>
                <w:i w:val="false"/>
                <w:iCs w:val="false"/>
                <w:color w:val="000000"/>
                <w:sz w:val="20"/>
                <w:szCs w:val="20"/>
              </w:rPr>
              <w:t>)</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§2.1.2</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台</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77,000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显示屏</w:t>
            </w:r>
            <w:r>
              <w:rPr>
                <w:rFonts w:eastAsia="Microsoft YaHei" w:cs="Microsoft YaHei"/>
                <w:b w:val="false"/>
                <w:bCs w:val="false"/>
                <w:i w:val="false"/>
                <w:iCs w:val="false"/>
                <w:color w:val="000000"/>
                <w:sz w:val="20"/>
                <w:szCs w:val="20"/>
              </w:rPr>
              <w:t>(KVP</w:t>
            </w:r>
            <w:r>
              <w:rPr>
                <w:rFonts w:ascii="Microsoft YaHei" w:hAnsi="Microsoft YaHei" w:cs="Microsoft YaHei"/>
                <w:b w:val="false"/>
                <w:bCs w:val="false"/>
                <w:i w:val="false"/>
                <w:iCs w:val="false"/>
                <w:color w:val="000000"/>
                <w:sz w:val="20"/>
                <w:szCs w:val="20"/>
              </w:rPr>
              <w:t>涂装线</w:t>
            </w:r>
            <w:r>
              <w:rPr>
                <w:rFonts w:eastAsia="Microsoft YaHei" w:cs="Microsoft YaHei"/>
                <w:b w:val="false"/>
                <w:bCs w:val="false"/>
                <w:i w:val="false"/>
                <w:iCs w:val="false"/>
                <w:color w:val="000000"/>
                <w:sz w:val="20"/>
                <w:szCs w:val="20"/>
              </w:rPr>
              <w:t>)</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工业宽屏显示一体机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同 </w:t>
            </w:r>
            <w:r>
              <w:rPr>
                <w:rFonts w:eastAsia="Microsoft YaHei" w:cs="Microsoft YaHei"/>
                <w:b w:val="false"/>
                <w:bCs w:val="false"/>
                <w:i w:val="false"/>
                <w:iCs w:val="false"/>
                <w:color w:val="000000"/>
                <w:sz w:val="20"/>
                <w:szCs w:val="20"/>
              </w:rPr>
              <w:t xml:space="preserve">KV </w:t>
            </w:r>
            <w:r>
              <w:rPr>
                <w:rFonts w:ascii="Microsoft YaHei" w:hAnsi="Microsoft YaHei" w:cs="Microsoft YaHei"/>
                <w:b w:val="false"/>
                <w:bCs w:val="false"/>
                <w:i w:val="false"/>
                <w:iCs w:val="false"/>
                <w:color w:val="000000"/>
                <w:sz w:val="20"/>
                <w:szCs w:val="20"/>
              </w:rPr>
              <w:t>装配线规格</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参考型号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触想 </w:t>
            </w:r>
            <w:r>
              <w:rPr>
                <w:rFonts w:eastAsia="Microsoft YaHei" w:cs="Microsoft YaHei"/>
                <w:b w:val="false"/>
                <w:bCs w:val="false"/>
                <w:i w:val="false"/>
                <w:iCs w:val="false"/>
                <w:color w:val="000000"/>
                <w:sz w:val="20"/>
                <w:szCs w:val="20"/>
              </w:rPr>
              <w:t xml:space="preserve">TPC-W10C </w:t>
            </w:r>
            <w:r>
              <w:rPr>
                <w:rFonts w:ascii="Microsoft YaHei" w:hAnsi="Microsoft YaHei" w:cs="Microsoft YaHei"/>
                <w:b w:val="false"/>
                <w:bCs w:val="false"/>
                <w:i w:val="false"/>
                <w:iCs w:val="false"/>
                <w:color w:val="000000"/>
                <w:sz w:val="20"/>
                <w:szCs w:val="20"/>
              </w:rPr>
              <w:t>系列</w:t>
            </w:r>
            <w:r>
              <w:rPr>
                <w:rFonts w:eastAsia="Microsoft YaHei" w:cs="Microsoft YaHei"/>
                <w:b w:val="false"/>
                <w:bCs w:val="false"/>
                <w:i w:val="false"/>
                <w:iCs w:val="false"/>
                <w:color w:val="000000"/>
                <w:sz w:val="20"/>
                <w:szCs w:val="20"/>
              </w:rPr>
              <w:t>)</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 §2.1.2</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台</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11,000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西门子交换机</w:t>
            </w:r>
            <w:r>
              <w:rPr>
                <w:rFonts w:eastAsia="Microsoft YaHei" w:cs="Microsoft YaHei"/>
                <w:b w:val="false"/>
                <w:bCs w:val="false"/>
                <w:i w:val="false"/>
                <w:iCs w:val="false"/>
                <w:color w:val="000000"/>
                <w:sz w:val="20"/>
                <w:szCs w:val="20"/>
              </w:rPr>
              <w:t>(PLC</w:t>
            </w:r>
            <w:r>
              <w:rPr>
                <w:rFonts w:ascii="Microsoft YaHei" w:hAnsi="Microsoft YaHei" w:cs="Microsoft YaHei"/>
                <w:b w:val="false"/>
                <w:bCs w:val="false"/>
                <w:i w:val="false"/>
                <w:iCs w:val="false"/>
                <w:color w:val="000000"/>
                <w:sz w:val="20"/>
                <w:szCs w:val="20"/>
              </w:rPr>
              <w:t>侧</w:t>
            </w:r>
            <w:r>
              <w:rPr>
                <w:rFonts w:eastAsia="Microsoft YaHei" w:cs="Microsoft YaHei"/>
                <w:b w:val="false"/>
                <w:bCs w:val="false"/>
                <w:i w:val="false"/>
                <w:iCs w:val="false"/>
                <w:color w:val="000000"/>
                <w:sz w:val="20"/>
                <w:szCs w:val="20"/>
              </w:rPr>
              <w:t>)</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SCALANCE XC216(6GK5216-0BA00-2AC2,16 </w:t>
            </w:r>
            <w:r>
              <w:rPr>
                <w:rFonts w:ascii="Microsoft YaHei" w:hAnsi="Microsoft YaHei" w:cs="Microsoft YaHei"/>
                <w:b w:val="false"/>
                <w:bCs w:val="false"/>
                <w:i w:val="false"/>
                <w:iCs w:val="false"/>
                <w:color w:val="000000"/>
                <w:sz w:val="20"/>
                <w:szCs w:val="20"/>
              </w:rPr>
              <w:t>口网管型</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汇聚 </w:t>
            </w:r>
            <w:r>
              <w:rPr>
                <w:rFonts w:eastAsia="Microsoft YaHei" w:cs="Microsoft YaHei"/>
                <w:b w:val="false"/>
                <w:bCs w:val="false"/>
                <w:i w:val="false"/>
                <w:iCs w:val="false"/>
                <w:color w:val="000000"/>
                <w:sz w:val="20"/>
                <w:szCs w:val="20"/>
              </w:rPr>
              <w:t xml:space="preserve">KVA/KVP </w:t>
            </w:r>
            <w:r>
              <w:rPr>
                <w:rFonts w:ascii="Microsoft YaHei" w:hAnsi="Microsoft YaHei" w:cs="Microsoft YaHei"/>
                <w:b w:val="false"/>
                <w:bCs w:val="false"/>
                <w:i w:val="false"/>
                <w:iCs w:val="false"/>
                <w:color w:val="000000"/>
                <w:sz w:val="20"/>
                <w:szCs w:val="20"/>
              </w:rPr>
              <w:t xml:space="preserve">产线 </w:t>
            </w:r>
            <w:r>
              <w:rPr>
                <w:rFonts w:eastAsia="Microsoft YaHei" w:cs="Microsoft YaHei"/>
                <w:b w:val="false"/>
                <w:bCs w:val="false"/>
                <w:i w:val="false"/>
                <w:iCs w:val="false"/>
                <w:color w:val="000000"/>
                <w:sz w:val="20"/>
                <w:szCs w:val="20"/>
              </w:rPr>
              <w:t>PLC,</w:t>
            </w:r>
            <w:r>
              <w:rPr>
                <w:rFonts w:ascii="Microsoft YaHei" w:hAnsi="Microsoft YaHei" w:cs="Microsoft YaHei"/>
                <w:b w:val="false"/>
                <w:bCs w:val="false"/>
                <w:i w:val="false"/>
                <w:iCs w:val="false"/>
                <w:color w:val="000000"/>
                <w:sz w:val="20"/>
                <w:szCs w:val="20"/>
              </w:rPr>
              <w:t xml:space="preserve">连接工控机 </w:t>
            </w:r>
            <w:r>
              <w:rPr>
                <w:rFonts w:eastAsia="Microsoft YaHei" w:cs="Microsoft YaHei"/>
                <w:b w:val="false"/>
                <w:bCs w:val="false"/>
                <w:i w:val="false"/>
                <w:iCs w:val="false"/>
                <w:color w:val="000000"/>
                <w:sz w:val="20"/>
                <w:szCs w:val="20"/>
              </w:rPr>
              <w:t>eth0</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§2.1.17 §2.1.20</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11,200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11,200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西门子交换机</w:t>
            </w:r>
            <w:r>
              <w:rPr>
                <w:rFonts w:eastAsia="Microsoft YaHei" w:cs="Microsoft YaHei"/>
                <w:b w:val="false"/>
                <w:bCs w:val="false"/>
                <w:i w:val="false"/>
                <w:iCs w:val="false"/>
                <w:color w:val="000000"/>
                <w:sz w:val="20"/>
                <w:szCs w:val="20"/>
              </w:rPr>
              <w:t>(KVA</w:t>
            </w:r>
            <w:r>
              <w:rPr>
                <w:rFonts w:ascii="Microsoft YaHei" w:hAnsi="Microsoft YaHei" w:cs="Microsoft YaHei"/>
                <w:b w:val="false"/>
                <w:bCs w:val="false"/>
                <w:i w:val="false"/>
                <w:iCs w:val="false"/>
                <w:color w:val="000000"/>
                <w:sz w:val="20"/>
                <w:szCs w:val="20"/>
              </w:rPr>
              <w:t>接入层</w:t>
            </w:r>
            <w:r>
              <w:rPr>
                <w:rFonts w:eastAsia="Microsoft YaHei" w:cs="Microsoft YaHei"/>
                <w:b w:val="false"/>
                <w:bCs w:val="false"/>
                <w:i w:val="false"/>
                <w:iCs w:val="false"/>
                <w:color w:val="000000"/>
                <w:sz w:val="20"/>
                <w:szCs w:val="20"/>
              </w:rPr>
              <w:t>)</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SCALANCE XC208(6GK5208-0BA00-2AC2,8 </w:t>
            </w:r>
            <w:r>
              <w:rPr>
                <w:rFonts w:ascii="Microsoft YaHei" w:hAnsi="Microsoft YaHei" w:cs="Microsoft YaHei"/>
                <w:b w:val="false"/>
                <w:bCs w:val="false"/>
                <w:i w:val="false"/>
                <w:iCs w:val="false"/>
                <w:color w:val="000000"/>
                <w:sz w:val="20"/>
                <w:szCs w:val="20"/>
              </w:rPr>
              <w:t>口网管型</w:t>
            </w:r>
            <w:r>
              <w:rPr>
                <w:rFonts w:eastAsia="Microsoft YaHei" w:cs="Microsoft YaHei"/>
                <w:b w:val="false"/>
                <w:bCs w:val="false"/>
                <w:i w:val="false"/>
                <w:iCs w:val="false"/>
                <w:color w:val="000000"/>
                <w:sz w:val="20"/>
                <w:szCs w:val="20"/>
              </w:rPr>
              <w:t xml:space="preserve">) KV </w:t>
            </w:r>
            <w:r>
              <w:rPr>
                <w:rFonts w:ascii="Microsoft YaHei" w:hAnsi="Microsoft YaHei" w:cs="Microsoft YaHei"/>
                <w:b w:val="false"/>
                <w:bCs w:val="false"/>
                <w:i w:val="false"/>
                <w:iCs w:val="false"/>
                <w:color w:val="000000"/>
                <w:sz w:val="20"/>
                <w:szCs w:val="20"/>
              </w:rPr>
              <w:t xml:space="preserve">装配线 </w:t>
            </w: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台显示屏接入</w:t>
            </w:r>
            <w:r>
              <w:rPr>
                <w:rFonts w:eastAsia="Microsoft YaHei" w:cs="Microsoft YaHei"/>
                <w:b w:val="false"/>
                <w:bCs w:val="false"/>
                <w:i w:val="false"/>
                <w:iCs w:val="false"/>
                <w:color w:val="000000"/>
                <w:sz w:val="20"/>
                <w:szCs w:val="20"/>
              </w:rPr>
              <w:t xml:space="preserve">,VLAN </w:t>
            </w:r>
            <w:r>
              <w:rPr>
                <w:rFonts w:ascii="Microsoft YaHei" w:hAnsi="Microsoft YaHei" w:cs="Microsoft YaHei"/>
                <w:b w:val="false"/>
                <w:bCs w:val="false"/>
                <w:i w:val="false"/>
                <w:iCs w:val="false"/>
                <w:color w:val="000000"/>
                <w:sz w:val="20"/>
                <w:szCs w:val="20"/>
              </w:rPr>
              <w:t>隔离</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§2.1.17</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台</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7,500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37,500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西门子交换机</w:t>
            </w:r>
            <w:r>
              <w:rPr>
                <w:rFonts w:eastAsia="Microsoft YaHei" w:cs="Microsoft YaHei"/>
                <w:b w:val="false"/>
                <w:bCs w:val="false"/>
                <w:i w:val="false"/>
                <w:iCs w:val="false"/>
                <w:color w:val="000000"/>
                <w:sz w:val="20"/>
                <w:szCs w:val="20"/>
              </w:rPr>
              <w:t>(KVP</w:t>
            </w:r>
            <w:r>
              <w:rPr>
                <w:rFonts w:ascii="Microsoft YaHei" w:hAnsi="Microsoft YaHei" w:cs="Microsoft YaHei"/>
                <w:b w:val="false"/>
                <w:bCs w:val="false"/>
                <w:i w:val="false"/>
                <w:iCs w:val="false"/>
                <w:color w:val="000000"/>
                <w:sz w:val="20"/>
                <w:szCs w:val="20"/>
              </w:rPr>
              <w:t>接入层</w:t>
            </w:r>
            <w:r>
              <w:rPr>
                <w:rFonts w:eastAsia="Microsoft YaHei" w:cs="Microsoft YaHei"/>
                <w:b w:val="false"/>
                <w:bCs w:val="false"/>
                <w:i w:val="false"/>
                <w:iCs w:val="false"/>
                <w:color w:val="000000"/>
                <w:sz w:val="20"/>
                <w:szCs w:val="20"/>
              </w:rPr>
              <w:t>)</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SCALANCE XC208(6GK5208-0BA00-2AC2,8 </w:t>
            </w:r>
            <w:r>
              <w:rPr>
                <w:rFonts w:ascii="Microsoft YaHei" w:hAnsi="Microsoft YaHei" w:cs="Microsoft YaHei"/>
                <w:b w:val="false"/>
                <w:bCs w:val="false"/>
                <w:i w:val="false"/>
                <w:iCs w:val="false"/>
                <w:color w:val="000000"/>
                <w:sz w:val="20"/>
                <w:szCs w:val="20"/>
              </w:rPr>
              <w:t>口网管型</w:t>
            </w:r>
            <w:r>
              <w:rPr>
                <w:rFonts w:eastAsia="Microsoft YaHei" w:cs="Microsoft YaHei"/>
                <w:b w:val="false"/>
                <w:bCs w:val="false"/>
                <w:i w:val="false"/>
                <w:iCs w:val="false"/>
                <w:color w:val="000000"/>
                <w:sz w:val="20"/>
                <w:szCs w:val="20"/>
              </w:rPr>
              <w:t xml:space="preserve">) KV </w:t>
            </w:r>
            <w:r>
              <w:rPr>
                <w:rFonts w:ascii="Microsoft YaHei" w:hAnsi="Microsoft YaHei" w:cs="Microsoft YaHei"/>
                <w:b w:val="false"/>
                <w:bCs w:val="false"/>
                <w:i w:val="false"/>
                <w:iCs w:val="false"/>
                <w:color w:val="000000"/>
                <w:sz w:val="20"/>
                <w:szCs w:val="20"/>
              </w:rPr>
              <w:t xml:space="preserve">涂装线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台显示屏接入</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§2.1.17</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7,500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7,500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西门子交换机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汇聚层</w:t>
            </w:r>
            <w:r>
              <w:rPr>
                <w:rFonts w:eastAsia="Microsoft YaHei" w:cs="Microsoft YaHei"/>
                <w:b w:val="false"/>
                <w:bCs w:val="false"/>
                <w:i w:val="false"/>
                <w:iCs w:val="false"/>
                <w:color w:val="000000"/>
                <w:sz w:val="20"/>
                <w:szCs w:val="20"/>
              </w:rPr>
              <w:t>)</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SCALANCE XC216(6GK5216-0BA00-2AC2,16 </w:t>
            </w:r>
            <w:r>
              <w:rPr>
                <w:rFonts w:ascii="Microsoft YaHei" w:hAnsi="Microsoft YaHei" w:cs="Microsoft YaHei"/>
                <w:b w:val="false"/>
                <w:bCs w:val="false"/>
                <w:i w:val="false"/>
                <w:iCs w:val="false"/>
                <w:color w:val="000000"/>
                <w:sz w:val="20"/>
                <w:szCs w:val="20"/>
              </w:rPr>
              <w:t>口网管型</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汇聚显示屏接入层交换机</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§2.1.17</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11,200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11,200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西门子 </w:t>
            </w:r>
            <w:r>
              <w:rPr>
                <w:rFonts w:eastAsia="Microsoft YaHei" w:cs="Microsoft YaHei"/>
                <w:b w:val="false"/>
                <w:bCs w:val="false"/>
                <w:i w:val="false"/>
                <w:iCs w:val="false"/>
                <w:color w:val="000000"/>
                <w:sz w:val="20"/>
                <w:szCs w:val="20"/>
              </w:rPr>
              <w:t xml:space="preserve">RFID </w:t>
            </w:r>
            <w:r>
              <w:rPr>
                <w:rFonts w:ascii="Microsoft YaHei" w:hAnsi="Microsoft YaHei" w:cs="Microsoft YaHei"/>
                <w:b w:val="false"/>
                <w:bCs w:val="false"/>
                <w:i w:val="false"/>
                <w:iCs w:val="false"/>
                <w:color w:val="000000"/>
                <w:sz w:val="20"/>
                <w:szCs w:val="20"/>
              </w:rPr>
              <w:t>系统</w:t>
            </w:r>
          </w:p>
        </w:tc>
        <w:tc>
          <w:tcPr>
            <w:tcW w:w="3402"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SIMATIC RF620R </w:t>
            </w:r>
            <w:r>
              <w:rPr>
                <w:rFonts w:ascii="Microsoft YaHei" w:hAnsi="Microsoft YaHei" w:cs="Microsoft YaHei"/>
                <w:b w:val="false"/>
                <w:bCs w:val="false"/>
                <w:i w:val="false"/>
                <w:iCs w:val="false"/>
                <w:color w:val="000000"/>
                <w:sz w:val="20"/>
                <w:szCs w:val="20"/>
              </w:rPr>
              <w:t>读写器</w:t>
            </w:r>
            <w:r>
              <w:rPr>
                <w:rFonts w:eastAsia="Microsoft YaHei" w:cs="Microsoft YaHei"/>
                <w:b w:val="false"/>
                <w:bCs w:val="false"/>
                <w:i w:val="false"/>
                <w:iCs w:val="false"/>
                <w:color w:val="000000"/>
                <w:sz w:val="20"/>
                <w:szCs w:val="20"/>
              </w:rPr>
              <w:t xml:space="preserve">(6GT2811-5BA00-1AA0,FCC)+ RF620A </w:t>
            </w:r>
            <w:r>
              <w:rPr>
                <w:rFonts w:ascii="Microsoft YaHei" w:hAnsi="Microsoft YaHei" w:cs="Microsoft YaHei"/>
                <w:b w:val="false"/>
                <w:bCs w:val="false"/>
                <w:i w:val="false"/>
                <w:iCs w:val="false"/>
                <w:color w:val="000000"/>
                <w:sz w:val="20"/>
                <w:szCs w:val="20"/>
              </w:rPr>
              <w:t>天线</w:t>
            </w:r>
            <w:r>
              <w:rPr>
                <w:rFonts w:eastAsia="Microsoft YaHei" w:cs="Microsoft YaHei"/>
                <w:b w:val="false"/>
                <w:bCs w:val="false"/>
                <w:i w:val="false"/>
                <w:iCs w:val="false"/>
                <w:color w:val="000000"/>
                <w:sz w:val="20"/>
                <w:szCs w:val="20"/>
              </w:rPr>
              <w:t xml:space="preserve">(6GT2812-1EA01)+ </w:t>
            </w:r>
            <w:r>
              <w:rPr>
                <w:rFonts w:ascii="Microsoft YaHei" w:hAnsi="Microsoft YaHei" w:cs="Microsoft YaHei"/>
                <w:b w:val="false"/>
                <w:bCs w:val="false"/>
                <w:i w:val="false"/>
                <w:iCs w:val="false"/>
                <w:color w:val="000000"/>
                <w:sz w:val="20"/>
                <w:szCs w:val="20"/>
              </w:rPr>
              <w:t>专用电缆</w:t>
            </w:r>
            <w:r>
              <w:rPr>
                <w:rFonts w:eastAsia="Microsoft YaHei" w:cs="Microsoft YaHei"/>
                <w:b w:val="false"/>
                <w:bCs w:val="false"/>
                <w:i w:val="false"/>
                <w:iCs w:val="false"/>
                <w:color w:val="000000"/>
                <w:sz w:val="20"/>
                <w:szCs w:val="20"/>
              </w:rPr>
              <w:t xml:space="preserve">(6GT2815-0BN40) · P606 </w:t>
            </w:r>
            <w:r>
              <w:rPr>
                <w:rFonts w:ascii="Microsoft YaHei" w:hAnsi="Microsoft YaHei" w:cs="Microsoft YaHei"/>
                <w:b w:val="false"/>
                <w:bCs w:val="false"/>
                <w:i w:val="false"/>
                <w:iCs w:val="false"/>
                <w:color w:val="000000"/>
                <w:sz w:val="20"/>
                <w:szCs w:val="20"/>
              </w:rPr>
              <w:t>工位专用</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§2.1.16</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18,200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18,200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控制柜</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IP54 </w:t>
            </w:r>
            <w:r>
              <w:rPr>
                <w:rFonts w:ascii="Microsoft YaHei" w:hAnsi="Microsoft YaHei" w:cs="Microsoft YaHei"/>
                <w:b w:val="false"/>
                <w:bCs w:val="false"/>
                <w:i w:val="false"/>
                <w:iCs w:val="false"/>
                <w:color w:val="000000"/>
                <w:sz w:val="20"/>
                <w:szCs w:val="20"/>
              </w:rPr>
              <w:t xml:space="preserve">防护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高度≤</w:t>
            </w:r>
            <w:r>
              <w:rPr>
                <w:rFonts w:eastAsia="Microsoft YaHei" w:cs="Microsoft YaHei"/>
                <w:b w:val="false"/>
                <w:bCs w:val="false"/>
                <w:i w:val="false"/>
                <w:iCs w:val="false"/>
                <w:color w:val="000000"/>
                <w:sz w:val="20"/>
                <w:szCs w:val="20"/>
              </w:rPr>
              <w:t xml:space="preserve">2200mm · </w:t>
            </w:r>
            <w:r>
              <w:rPr>
                <w:rFonts w:ascii="Microsoft YaHei" w:hAnsi="Microsoft YaHei" w:cs="Microsoft YaHei"/>
                <w:b w:val="false"/>
                <w:bCs w:val="false"/>
                <w:i w:val="false"/>
                <w:iCs w:val="false"/>
                <w:color w:val="000000"/>
                <w:sz w:val="20"/>
                <w:szCs w:val="20"/>
              </w:rPr>
              <w:t xml:space="preserve">含西门子 </w:t>
            </w:r>
            <w:r>
              <w:rPr>
                <w:rFonts w:eastAsia="Microsoft YaHei" w:cs="Microsoft YaHei"/>
                <w:b w:val="false"/>
                <w:bCs w:val="false"/>
                <w:i w:val="false"/>
                <w:iCs w:val="false"/>
                <w:color w:val="000000"/>
                <w:sz w:val="20"/>
                <w:szCs w:val="20"/>
              </w:rPr>
              <w:t xml:space="preserve">DC24V </w:t>
            </w:r>
            <w:r>
              <w:rPr>
                <w:rFonts w:ascii="Microsoft YaHei" w:hAnsi="Microsoft YaHei" w:cs="Microsoft YaHei"/>
                <w:b w:val="false"/>
                <w:bCs w:val="false"/>
                <w:i w:val="false"/>
                <w:iCs w:val="false"/>
                <w:color w:val="000000"/>
                <w:sz w:val="20"/>
                <w:szCs w:val="20"/>
              </w:rPr>
              <w:t xml:space="preserve">电源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施耐德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西门子低压元件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一体式空调</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雷博</w:t>
            </w:r>
            <w:r>
              <w:rPr>
                <w:rFonts w:eastAsia="Microsoft YaHei" w:cs="Microsoft YaHei"/>
                <w:b w:val="false"/>
                <w:bCs w:val="false"/>
                <w:i w:val="false"/>
                <w:iCs w:val="false"/>
                <w:color w:val="000000"/>
                <w:sz w:val="20"/>
                <w:szCs w:val="20"/>
              </w:rPr>
              <w:t xml:space="preserve">) · </w:t>
            </w:r>
            <w:r>
              <w:rPr>
                <w:rFonts w:ascii="Microsoft YaHei" w:hAnsi="Microsoft YaHei" w:cs="Microsoft YaHei"/>
                <w:b w:val="false"/>
                <w:bCs w:val="false"/>
                <w:i w:val="false"/>
                <w:iCs w:val="false"/>
                <w:color w:val="000000"/>
                <w:sz w:val="20"/>
                <w:szCs w:val="20"/>
              </w:rPr>
              <w:t>柜内温度≤</w:t>
            </w:r>
            <w:r>
              <w:rPr>
                <w:rFonts w:eastAsia="Microsoft YaHei" w:cs="Microsoft YaHei"/>
                <w:b w:val="false"/>
                <w:bCs w:val="false"/>
                <w:i w:val="false"/>
                <w:iCs w:val="false"/>
                <w:color w:val="000000"/>
                <w:sz w:val="20"/>
                <w:szCs w:val="20"/>
              </w:rPr>
              <w:t xml:space="preserve">35°C · </w:t>
            </w:r>
            <w:r>
              <w:rPr>
                <w:rFonts w:ascii="Microsoft YaHei" w:hAnsi="Microsoft YaHei" w:cs="Microsoft YaHei"/>
                <w:b w:val="false"/>
                <w:bCs w:val="false"/>
                <w:i w:val="false"/>
                <w:iCs w:val="false"/>
                <w:color w:val="000000"/>
                <w:sz w:val="20"/>
                <w:szCs w:val="20"/>
              </w:rPr>
              <w:t xml:space="preserve">接地端子 </w:t>
            </w:r>
            <w:r>
              <w:rPr>
                <w:rFonts w:eastAsia="Microsoft YaHei" w:cs="Microsoft YaHei"/>
                <w:b w:val="false"/>
                <w:bCs w:val="false"/>
                <w:i w:val="false"/>
                <w:iCs w:val="false"/>
                <w:color w:val="000000"/>
                <w:sz w:val="20"/>
                <w:szCs w:val="20"/>
              </w:rPr>
              <w:t xml:space="preserve">· AC220V </w:t>
            </w:r>
            <w:r>
              <w:rPr>
                <w:rFonts w:ascii="Microsoft YaHei" w:hAnsi="Microsoft YaHei" w:cs="Microsoft YaHei"/>
                <w:b w:val="false"/>
                <w:bCs w:val="false"/>
                <w:i w:val="false"/>
                <w:iCs w:val="false"/>
                <w:color w:val="000000"/>
                <w:sz w:val="20"/>
                <w:szCs w:val="20"/>
              </w:rPr>
              <w:t>维修插座</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§2.2.6~2.2.10</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16,000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16,000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网络机柜</w:t>
            </w:r>
            <w:r>
              <w:rPr>
                <w:rFonts w:eastAsia="Microsoft YaHei" w:cs="Microsoft YaHei"/>
                <w:b w:val="false"/>
                <w:bCs w:val="false"/>
                <w:i w:val="false"/>
                <w:iCs w:val="false"/>
                <w:color w:val="000000"/>
                <w:sz w:val="20"/>
                <w:szCs w:val="20"/>
              </w:rPr>
              <w:t>+PDU</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图腾 </w:t>
            </w:r>
            <w:r>
              <w:rPr>
                <w:rFonts w:eastAsia="Microsoft YaHei" w:cs="Microsoft YaHei"/>
                <w:b w:val="false"/>
                <w:bCs w:val="false"/>
                <w:i w:val="false"/>
                <w:iCs w:val="false"/>
                <w:color w:val="000000"/>
                <w:sz w:val="20"/>
                <w:szCs w:val="20"/>
              </w:rPr>
              <w:t xml:space="preserve">22U 600×1000×1200 </w:t>
            </w:r>
            <w:r>
              <w:rPr>
                <w:rFonts w:ascii="Microsoft YaHei" w:hAnsi="Microsoft YaHei" w:cs="Microsoft YaHei"/>
                <w:b w:val="false"/>
                <w:bCs w:val="false"/>
                <w:i w:val="false"/>
                <w:iCs w:val="false"/>
                <w:color w:val="000000"/>
                <w:sz w:val="20"/>
                <w:szCs w:val="20"/>
              </w:rPr>
              <w:t xml:space="preserve">落地式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金属网面柜门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图腾 </w:t>
            </w:r>
            <w:r>
              <w:rPr>
                <w:rFonts w:eastAsia="Microsoft YaHei" w:cs="Microsoft YaHei"/>
                <w:b w:val="false"/>
                <w:bCs w:val="false"/>
                <w:i w:val="false"/>
                <w:iCs w:val="false"/>
                <w:color w:val="000000"/>
                <w:sz w:val="20"/>
                <w:szCs w:val="20"/>
              </w:rPr>
              <w:t xml:space="preserve">16A </w:t>
            </w:r>
            <w:r>
              <w:rPr>
                <w:rFonts w:ascii="Microsoft YaHei" w:hAnsi="Microsoft YaHei" w:cs="Microsoft YaHei"/>
                <w:b w:val="false"/>
                <w:bCs w:val="false"/>
                <w:i w:val="false"/>
                <w:iCs w:val="false"/>
                <w:color w:val="000000"/>
                <w:sz w:val="20"/>
                <w:szCs w:val="20"/>
              </w:rPr>
              <w:t xml:space="preserve">横向 </w:t>
            </w:r>
            <w:r>
              <w:rPr>
                <w:rFonts w:eastAsia="Microsoft YaHei" w:cs="Microsoft YaHei"/>
                <w:b w:val="false"/>
                <w:bCs w:val="false"/>
                <w:i w:val="false"/>
                <w:iCs w:val="false"/>
                <w:color w:val="000000"/>
                <w:sz w:val="20"/>
                <w:szCs w:val="20"/>
              </w:rPr>
              <w:t xml:space="preserve">8-12 </w:t>
            </w:r>
            <w:r>
              <w:rPr>
                <w:rFonts w:ascii="Microsoft YaHei" w:hAnsi="Microsoft YaHei" w:cs="Microsoft YaHei"/>
                <w:b w:val="false"/>
                <w:bCs w:val="false"/>
                <w:i w:val="false"/>
                <w:iCs w:val="false"/>
                <w:color w:val="000000"/>
                <w:sz w:val="20"/>
                <w:szCs w:val="20"/>
              </w:rPr>
              <w:t xml:space="preserve">口 </w:t>
            </w:r>
            <w:r>
              <w:rPr>
                <w:rFonts w:eastAsia="Microsoft YaHei" w:cs="Microsoft YaHei"/>
                <w:b w:val="false"/>
                <w:bCs w:val="false"/>
                <w:i w:val="false"/>
                <w:iCs w:val="false"/>
                <w:color w:val="000000"/>
                <w:sz w:val="20"/>
                <w:szCs w:val="20"/>
              </w:rPr>
              <w:t>PDU × 2</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§2.3.2</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4,400</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4,400</w:t>
            </w:r>
          </w:p>
        </w:tc>
      </w:tr>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综合布线辅材</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泛达</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西蒙</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康宁</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康普 六类屏蔽网线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双线主备</w:t>
            </w:r>
            <w:r>
              <w:rPr>
                <w:rFonts w:eastAsia="Microsoft YaHei" w:cs="Microsoft YaHei"/>
                <w:b w:val="false"/>
                <w:bCs w:val="false"/>
                <w:i w:val="false"/>
                <w:iCs w:val="false"/>
                <w:color w:val="000000"/>
                <w:sz w:val="20"/>
                <w:szCs w:val="20"/>
              </w:rPr>
              <w:t xml:space="preserve">) · 24 </w:t>
            </w:r>
            <w:r>
              <w:rPr>
                <w:rFonts w:ascii="Microsoft YaHei" w:hAnsi="Microsoft YaHei" w:cs="Microsoft YaHei"/>
                <w:b w:val="false"/>
                <w:bCs w:val="false"/>
                <w:i w:val="false"/>
                <w:iCs w:val="false"/>
                <w:color w:val="000000"/>
                <w:sz w:val="20"/>
                <w:szCs w:val="20"/>
              </w:rPr>
              <w:t xml:space="preserve">口配线架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理线架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网络面板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屏蔽模块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光缆与跳线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标签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镀锌桥架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线管</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§2.3.2</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批</w:t>
            </w:r>
          </w:p>
        </w:tc>
        <w:tc>
          <w:tcPr>
            <w:tcW w:w="1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w:t>
            </w:r>
          </w:p>
        </w:tc>
        <w:tc>
          <w:tcPr>
            <w:tcW w:w="12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16,400</w:t>
            </w:r>
          </w:p>
        </w:tc>
      </w:tr>
    </w:tbl>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1698"/>
        <w:gridCol w:w="3402"/>
        <w:gridCol w:w="1100"/>
        <w:gridCol w:w="700"/>
        <w:gridCol w:w="100"/>
        <w:gridCol w:w="1100"/>
        <w:gridCol w:w="1259"/>
      </w:tblGrid>
      <w:tr>
        <w:trPr/>
        <w:tc>
          <w:tcPr>
            <w:tcW w:w="1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UPS </w:t>
            </w:r>
            <w:r>
              <w:rPr>
                <w:rFonts w:ascii="Microsoft YaHei" w:hAnsi="Microsoft YaHei" w:cs="Microsoft YaHei"/>
                <w:b w:val="false"/>
                <w:bCs w:val="false"/>
                <w:i w:val="false"/>
                <w:iCs w:val="false"/>
                <w:color w:val="000000"/>
                <w:sz w:val="20"/>
                <w:szCs w:val="20"/>
              </w:rPr>
              <w:t>不间断电源</w:t>
            </w:r>
          </w:p>
        </w:tc>
        <w:tc>
          <w:tcPr>
            <w:tcW w:w="34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1.5kVA </w:t>
            </w:r>
            <w:r>
              <w:rPr>
                <w:rFonts w:ascii="Microsoft YaHei" w:hAnsi="Microsoft YaHei" w:cs="Microsoft YaHei"/>
                <w:b w:val="false"/>
                <w:bCs w:val="false"/>
                <w:i w:val="false"/>
                <w:iCs w:val="false"/>
                <w:color w:val="000000"/>
                <w:sz w:val="20"/>
                <w:szCs w:val="20"/>
              </w:rPr>
              <w:t xml:space="preserve">在线式双变换 </w:t>
            </w:r>
            <w:r>
              <w:rPr>
                <w:rFonts w:eastAsia="Microsoft YaHei" w:cs="Microsoft YaHei"/>
                <w:b w:val="false"/>
                <w:bCs w:val="false"/>
                <w:i w:val="false"/>
                <w:iCs w:val="false"/>
                <w:color w:val="000000"/>
                <w:sz w:val="20"/>
                <w:szCs w:val="20"/>
              </w:rPr>
              <w:t xml:space="preserve">UPS · 30 </w:t>
            </w:r>
            <w:r>
              <w:rPr>
                <w:rFonts w:ascii="Microsoft YaHei" w:hAnsi="Microsoft YaHei" w:cs="Microsoft YaHei"/>
                <w:b w:val="false"/>
                <w:bCs w:val="false"/>
                <w:i w:val="false"/>
                <w:iCs w:val="false"/>
                <w:color w:val="000000"/>
                <w:sz w:val="20"/>
                <w:szCs w:val="20"/>
              </w:rPr>
              <w:t xml:space="preserve">分钟后备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工控机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网关</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交换机供电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参考型号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山特 </w:t>
            </w:r>
            <w:r>
              <w:rPr>
                <w:rFonts w:eastAsia="Microsoft YaHei" w:cs="Microsoft YaHei"/>
                <w:b w:val="false"/>
                <w:bCs w:val="false"/>
                <w:i w:val="false"/>
                <w:iCs w:val="false"/>
                <w:color w:val="000000"/>
                <w:sz w:val="20"/>
                <w:szCs w:val="20"/>
              </w:rPr>
              <w:t xml:space="preserve">C1KS / APC SUA1500 </w:t>
            </w:r>
            <w:r>
              <w:rPr>
                <w:rFonts w:ascii="Microsoft YaHei" w:hAnsi="Microsoft YaHei" w:cs="Microsoft YaHei"/>
                <w:b w:val="false"/>
                <w:bCs w:val="false"/>
                <w:i w:val="false"/>
                <w:iCs w:val="false"/>
                <w:color w:val="000000"/>
                <w:sz w:val="20"/>
                <w:szCs w:val="20"/>
              </w:rPr>
              <w:t>同档</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§11.8.6</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200" w:type="dxa"/>
            <w:gridSpan w:val="2"/>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3,500</w:t>
            </w:r>
          </w:p>
        </w:tc>
        <w:tc>
          <w:tcPr>
            <w:tcW w:w="12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3,500</w:t>
            </w:r>
          </w:p>
        </w:tc>
      </w:tr>
      <w:tr>
        <w:trPr/>
        <w:tc>
          <w:tcPr>
            <w:tcW w:w="7000" w:type="dxa"/>
            <w:gridSpan w:val="5"/>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right"/>
              <w:rPr/>
            </w:pPr>
            <w:r>
              <w:rPr>
                <w:rFonts w:ascii="Microsoft YaHei" w:hAnsi="Microsoft YaHei" w:cs="Microsoft YaHei"/>
                <w:b/>
                <w:bCs/>
                <w:i w:val="false"/>
                <w:iCs w:val="false"/>
                <w:color w:val="000000"/>
                <w:sz w:val="24"/>
                <w:szCs w:val="24"/>
              </w:rPr>
              <w:t>硬件设备合计</w:t>
            </w:r>
          </w:p>
        </w:tc>
        <w:tc>
          <w:tcPr>
            <w:tcW w:w="2359" w:type="dxa"/>
            <w:gridSpan w:val="2"/>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center"/>
              <w:rPr/>
            </w:pPr>
            <w:r>
              <w:rPr>
                <w:rFonts w:eastAsia="Microsoft YaHei" w:cs="Microsoft YaHei"/>
                <w:b/>
                <w:bCs/>
                <w:i w:val="false"/>
                <w:iCs w:val="false"/>
                <w:color w:val="1F4E79"/>
                <w:sz w:val="24"/>
                <w:szCs w:val="24"/>
              </w:rPr>
              <w:t>¥ 244,400.00</w:t>
            </w:r>
          </w:p>
        </w:tc>
      </w:tr>
    </w:tbl>
    <w:p>
      <w:pPr>
        <w:pStyle w:val="Heading1"/>
        <w:spacing w:before="360" w:after="160"/>
        <w:rPr/>
      </w:pPr>
      <w:r>
        <w:rPr>
          <w:rFonts w:ascii="Microsoft YaHei" w:hAnsi="Microsoft YaHei" w:cs="Microsoft YaHei"/>
          <w:b/>
          <w:bCs/>
          <w:i w:val="false"/>
          <w:iCs w:val="false"/>
          <w:color w:val="1F4E79"/>
          <w:sz w:val="36"/>
          <w:szCs w:val="36"/>
        </w:rPr>
        <w:t>三、软件开发与工程服务费用</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 xml:space="preserve">本部分在 </w:t>
      </w:r>
      <w:r>
        <w:rPr>
          <w:rFonts w:eastAsia="Microsoft YaHei" w:cs="Microsoft YaHei"/>
          <w:b w:val="false"/>
          <w:bCs w:val="false"/>
          <w:i w:val="false"/>
          <w:iCs w:val="false"/>
          <w:color w:val="000000"/>
          <w:sz w:val="22"/>
          <w:szCs w:val="22"/>
        </w:rPr>
        <w:t xml:space="preserve">V6.3 </w:t>
      </w:r>
      <w:r>
        <w:rPr>
          <w:rFonts w:ascii="Microsoft YaHei" w:hAnsi="Microsoft YaHei" w:cs="Microsoft YaHei"/>
          <w:b w:val="false"/>
          <w:bCs w:val="false"/>
          <w:i w:val="false"/>
          <w:iCs w:val="false"/>
          <w:color w:val="000000"/>
          <w:sz w:val="22"/>
          <w:szCs w:val="22"/>
        </w:rPr>
        <w:t>基础上进一步细化</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将服务内容按</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软件开发、系统集成、现场安装、配套安装、试运行、培训文档、质保服务</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七个子类呈现</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便于甲方清晰了解各环节工作量与成本分配。</w:t>
      </w:r>
    </w:p>
    <w:p>
      <w:pPr>
        <w:pStyle w:val="Heading3"/>
        <w:spacing w:before="200" w:after="100"/>
        <w:rPr/>
      </w:pPr>
      <w:r>
        <w:rPr>
          <w:rFonts w:eastAsia="Microsoft YaHei" w:cs="Microsoft YaHei" w:ascii="Microsoft YaHei" w:hAnsi="Microsoft YaHei"/>
          <w:b/>
          <w:bCs/>
          <w:i w:val="false"/>
          <w:iCs w:val="false"/>
          <w:color w:val="333333"/>
          <w:sz w:val="24"/>
          <w:szCs w:val="24"/>
        </w:rPr>
        <w:t xml:space="preserve">A. </w:t>
      </w:r>
      <w:r>
        <w:rPr>
          <w:rFonts w:ascii="Microsoft YaHei" w:hAnsi="Microsoft YaHei" w:cs="Microsoft YaHei"/>
          <w:b/>
          <w:bCs/>
          <w:i w:val="false"/>
          <w:iCs w:val="false"/>
          <w:color w:val="333333"/>
          <w:sz w:val="24"/>
          <w:szCs w:val="24"/>
        </w:rPr>
        <w:t>软件开发费</w:t>
      </w:r>
    </w:p>
    <w:tbl>
      <w:tblPr>
        <w:tblW w:w="9360" w:type="dxa"/>
        <w:jc w:val="left"/>
        <w:tblInd w:w="0" w:type="dxa"/>
        <w:tblLayout w:type="fixed"/>
        <w:tblCellMar>
          <w:top w:w="80" w:type="dxa"/>
          <w:left w:w="120" w:type="dxa"/>
          <w:bottom w:w="80" w:type="dxa"/>
          <w:right w:w="120" w:type="dxa"/>
        </w:tblCellMar>
      </w:tblPr>
      <w:tblGrid>
        <w:gridCol w:w="3398"/>
        <w:gridCol w:w="4702"/>
        <w:gridCol w:w="1260"/>
      </w:tblGrid>
      <w:tr>
        <w:trPr>
          <w:tblHeader w:val="true"/>
        </w:trPr>
        <w:tc>
          <w:tcPr>
            <w:tcW w:w="3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模块</w:t>
            </w:r>
          </w:p>
        </w:tc>
        <w:tc>
          <w:tcPr>
            <w:tcW w:w="47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工控机服务端软件</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通信模块</w:t>
            </w:r>
            <w:r>
              <w:rPr>
                <w:rFonts w:eastAsia="Microsoft YaHei" w:cs="Microsoft YaHei"/>
                <w:b w:val="false"/>
                <w:bCs w:val="false"/>
                <w:i w:val="false"/>
                <w:iCs w:val="false"/>
                <w:color w:val="000000"/>
                <w:sz w:val="20"/>
                <w:szCs w:val="20"/>
              </w:rPr>
              <w:t xml:space="preserve">(S7Comm </w:t>
            </w:r>
            <w:r>
              <w:rPr>
                <w:rFonts w:ascii="Microsoft YaHei" w:hAnsi="Microsoft YaHei" w:cs="Microsoft YaHei"/>
                <w:b w:val="false"/>
                <w:bCs w:val="false"/>
                <w:i w:val="false"/>
                <w:iCs w:val="false"/>
                <w:color w:val="000000"/>
                <w:sz w:val="20"/>
                <w:szCs w:val="20"/>
              </w:rPr>
              <w:t xml:space="preserve">协议 </w:t>
            </w:r>
            <w:r>
              <w:rPr>
                <w:rFonts w:eastAsia="Microsoft YaHei" w:cs="Microsoft YaHei"/>
                <w:b w:val="false"/>
                <w:bCs w:val="false"/>
                <w:i w:val="false"/>
                <w:iCs w:val="false"/>
                <w:color w:val="000000"/>
                <w:sz w:val="20"/>
                <w:szCs w:val="20"/>
              </w:rPr>
              <w:t xml:space="preserve">+ DB </w:t>
            </w:r>
            <w:r>
              <w:rPr>
                <w:rFonts w:ascii="Microsoft YaHei" w:hAnsi="Microsoft YaHei" w:cs="Microsoft YaHei"/>
                <w:b w:val="false"/>
                <w:bCs w:val="false"/>
                <w:i w:val="false"/>
                <w:iCs w:val="false"/>
                <w:color w:val="000000"/>
                <w:sz w:val="20"/>
                <w:szCs w:val="20"/>
              </w:rPr>
              <w:t>块读取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含 </w:t>
            </w:r>
            <w:r>
              <w:rPr>
                <w:rFonts w:eastAsia="Microsoft YaHei" w:cs="Microsoft YaHei"/>
                <w:b w:val="false"/>
                <w:bCs w:val="false"/>
                <w:i w:val="false"/>
                <w:iCs w:val="false"/>
                <w:color w:val="000000"/>
                <w:sz w:val="20"/>
                <w:szCs w:val="20"/>
              </w:rPr>
              <w:t xml:space="preserve">SO </w:t>
            </w:r>
            <w:r>
              <w:rPr>
                <w:rFonts w:ascii="Microsoft YaHei" w:hAnsi="Microsoft YaHei" w:cs="Microsoft YaHei"/>
                <w:b w:val="false"/>
                <w:bCs w:val="false"/>
                <w:i w:val="false"/>
                <w:iCs w:val="false"/>
                <w:color w:val="000000"/>
                <w:sz w:val="20"/>
                <w:szCs w:val="20"/>
              </w:rPr>
              <w:t>号</w:t>
            </w:r>
            <w:r>
              <w:rPr>
                <w:rFonts w:eastAsia="Microsoft YaHei" w:cs="Microsoft YaHei"/>
                <w:b w:val="false"/>
                <w:bCs w:val="false"/>
                <w:i w:val="false"/>
                <w:iCs w:val="false"/>
                <w:color w:val="000000"/>
                <w:sz w:val="20"/>
                <w:szCs w:val="20"/>
              </w:rPr>
              <w:t xml:space="preserve">/ESN </w:t>
            </w:r>
            <w:r>
              <w:rPr>
                <w:rFonts w:ascii="Microsoft YaHei" w:hAnsi="Microsoft YaHei" w:cs="Microsoft YaHei"/>
                <w:b w:val="false"/>
                <w:bCs w:val="false"/>
                <w:i w:val="false"/>
                <w:iCs w:val="false"/>
                <w:color w:val="000000"/>
                <w:sz w:val="20"/>
                <w:szCs w:val="20"/>
              </w:rPr>
              <w:t>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机型编码字段</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CT </w:t>
            </w:r>
            <w:r>
              <w:rPr>
                <w:rFonts w:ascii="Microsoft YaHei" w:hAnsi="Microsoft YaHei" w:cs="Microsoft YaHei"/>
                <w:b w:val="false"/>
                <w:bCs w:val="false"/>
                <w:i w:val="false"/>
                <w:iCs w:val="false"/>
                <w:color w:val="000000"/>
                <w:sz w:val="20"/>
                <w:szCs w:val="20"/>
              </w:rPr>
              <w:t>计算引擎</w:t>
            </w:r>
            <w:r>
              <w:rPr>
                <w:rFonts w:eastAsia="Microsoft YaHei" w:cs="Microsoft YaHei"/>
                <w:b w:val="false"/>
                <w:bCs w:val="false"/>
                <w:i w:val="false"/>
                <w:iCs w:val="false"/>
                <w:color w:val="000000"/>
                <w:sz w:val="20"/>
                <w:szCs w:val="20"/>
              </w:rPr>
              <w:t>(SO</w:t>
            </w:r>
            <w:r>
              <w:rPr>
                <w:rFonts w:ascii="Microsoft YaHei" w:hAnsi="Microsoft YaHei" w:cs="Microsoft YaHei"/>
                <w:b w:val="false"/>
                <w:bCs w:val="false"/>
                <w:i w:val="false"/>
                <w:iCs w:val="false"/>
                <w:color w:val="000000"/>
                <w:sz w:val="20"/>
                <w:szCs w:val="20"/>
              </w:rPr>
              <w:t>号</w:t>
            </w:r>
            <w:r>
              <w:rPr>
                <w:rFonts w:eastAsia="Microsoft YaHei" w:cs="Microsoft YaHei"/>
                <w:b w:val="false"/>
                <w:bCs w:val="false"/>
                <w:i w:val="false"/>
                <w:iCs w:val="false"/>
                <w:color w:val="000000"/>
                <w:sz w:val="20"/>
                <w:szCs w:val="20"/>
              </w:rPr>
              <w:t>+ESN</w:t>
            </w:r>
            <w:r>
              <w:rPr>
                <w:rFonts w:ascii="Microsoft YaHei" w:hAnsi="Microsoft YaHei" w:cs="Microsoft YaHei"/>
                <w:b w:val="false"/>
                <w:bCs w:val="false"/>
                <w:i w:val="false"/>
                <w:iCs w:val="false"/>
                <w:color w:val="000000"/>
                <w:sz w:val="20"/>
                <w:szCs w:val="20"/>
              </w:rPr>
              <w:t xml:space="preserve">号→机型匹配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倒计时计算</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、显示控制服务</w:t>
            </w:r>
            <w:r>
              <w:rPr>
                <w:rFonts w:eastAsia="Microsoft YaHei" w:cs="Microsoft YaHei"/>
                <w:b w:val="false"/>
                <w:bCs w:val="false"/>
                <w:i w:val="false"/>
                <w:iCs w:val="false"/>
                <w:color w:val="000000"/>
                <w:sz w:val="20"/>
                <w:szCs w:val="20"/>
              </w:rPr>
              <w:t xml:space="preserve">(WSS </w:t>
            </w:r>
            <w:r>
              <w:rPr>
                <w:rFonts w:ascii="Microsoft YaHei" w:hAnsi="Microsoft YaHei" w:cs="Microsoft YaHei"/>
                <w:b w:val="false"/>
                <w:bCs w:val="false"/>
                <w:i w:val="false"/>
                <w:iCs w:val="false"/>
                <w:color w:val="000000"/>
                <w:sz w:val="20"/>
                <w:szCs w:val="20"/>
              </w:rPr>
              <w:t xml:space="preserve">推送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颜色分级</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、语音提示服务、自动启动</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热重载服务</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55,000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Web </w:t>
            </w:r>
            <w:r>
              <w:rPr>
                <w:rFonts w:ascii="Microsoft YaHei" w:hAnsi="Microsoft YaHei" w:cs="Microsoft YaHei"/>
                <w:b w:val="false"/>
                <w:bCs w:val="false"/>
                <w:i w:val="false"/>
                <w:iCs w:val="false"/>
                <w:color w:val="000000"/>
                <w:sz w:val="20"/>
                <w:szCs w:val="20"/>
              </w:rPr>
              <w:t>管理平台</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B/S </w:t>
            </w:r>
            <w:r>
              <w:rPr>
                <w:rFonts w:ascii="Microsoft YaHei" w:hAnsi="Microsoft YaHei" w:cs="Microsoft YaHei"/>
                <w:b w:val="false"/>
                <w:bCs w:val="false"/>
                <w:i w:val="false"/>
                <w:iCs w:val="false"/>
                <w:color w:val="000000"/>
                <w:sz w:val="20"/>
                <w:szCs w:val="20"/>
              </w:rPr>
              <w:t>架构</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包含 </w:t>
            </w:r>
            <w:r>
              <w:rPr>
                <w:rFonts w:eastAsia="Microsoft YaHei" w:cs="Microsoft YaHei"/>
                <w:b w:val="false"/>
                <w:bCs w:val="false"/>
                <w:i w:val="false"/>
                <w:iCs w:val="false"/>
                <w:color w:val="000000"/>
                <w:sz w:val="20"/>
                <w:szCs w:val="20"/>
              </w:rPr>
              <w:t xml:space="preserve">CT </w:t>
            </w:r>
            <w:r>
              <w:rPr>
                <w:rFonts w:ascii="Microsoft YaHei" w:hAnsi="Microsoft YaHei" w:cs="Microsoft YaHei"/>
                <w:b w:val="false"/>
                <w:bCs w:val="false"/>
                <w:i w:val="false"/>
                <w:iCs w:val="false"/>
                <w:color w:val="000000"/>
                <w:sz w:val="20"/>
                <w:szCs w:val="20"/>
              </w:rPr>
              <w:t>维护、数据查询导出、报表统计、系统配置、安全审计五大功能模块</w:t>
            </w:r>
            <w:r>
              <w:rPr>
                <w:rFonts w:eastAsia="Microsoft YaHei" w:cs="Microsoft YaHei"/>
                <w:b w:val="false"/>
                <w:bCs w:val="false"/>
                <w:i w:val="false"/>
                <w:iCs w:val="false"/>
                <w:color w:val="000000"/>
                <w:sz w:val="20"/>
                <w:szCs w:val="20"/>
              </w:rPr>
              <w:t xml:space="preserve">;RBAC </w:t>
            </w:r>
            <w:r>
              <w:rPr>
                <w:rFonts w:ascii="Microsoft YaHei" w:hAnsi="Microsoft YaHei" w:cs="Microsoft YaHei"/>
                <w:b w:val="false"/>
                <w:bCs w:val="false"/>
                <w:i w:val="false"/>
                <w:iCs w:val="false"/>
                <w:color w:val="000000"/>
                <w:sz w:val="20"/>
                <w:szCs w:val="20"/>
              </w:rPr>
              <w:t>权限分级</w:t>
            </w:r>
            <w:r>
              <w:rPr>
                <w:rFonts w:eastAsia="Microsoft YaHei" w:cs="Microsoft YaHei"/>
                <w:b w:val="false"/>
                <w:bCs w:val="false"/>
                <w:i w:val="false"/>
                <w:iCs w:val="false"/>
                <w:color w:val="000000"/>
                <w:sz w:val="20"/>
                <w:szCs w:val="20"/>
              </w:rPr>
              <w:t xml:space="preserve">;HTTPS + TLS 1.3 </w:t>
            </w:r>
            <w:r>
              <w:rPr>
                <w:rFonts w:ascii="Microsoft YaHei" w:hAnsi="Microsoft YaHei" w:cs="Microsoft YaHei"/>
                <w:b w:val="false"/>
                <w:bCs w:val="false"/>
                <w:i w:val="false"/>
                <w:iCs w:val="false"/>
                <w:color w:val="000000"/>
                <w:sz w:val="20"/>
                <w:szCs w:val="20"/>
              </w:rPr>
              <w:t>加密</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38,000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显示屏客户端 </w:t>
            </w:r>
            <w:r>
              <w:rPr>
                <w:rFonts w:eastAsia="Microsoft YaHei" w:cs="Microsoft YaHei"/>
                <w:b w:val="false"/>
                <w:bCs w:val="false"/>
                <w:i w:val="false"/>
                <w:iCs w:val="false"/>
                <w:color w:val="000000"/>
                <w:sz w:val="20"/>
                <w:szCs w:val="20"/>
              </w:rPr>
              <w:t>App</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Android/</w:t>
            </w:r>
            <w:r>
              <w:rPr>
                <w:rFonts w:ascii="Microsoft YaHei" w:hAnsi="Microsoft YaHei" w:cs="Microsoft YaHei"/>
                <w:b w:val="false"/>
                <w:bCs w:val="false"/>
                <w:i w:val="false"/>
                <w:iCs w:val="false"/>
                <w:color w:val="000000"/>
                <w:sz w:val="20"/>
                <w:szCs w:val="20"/>
              </w:rPr>
              <w:t xml:space="preserve">嵌入式 </w:t>
            </w:r>
            <w:r>
              <w:rPr>
                <w:rFonts w:eastAsia="Microsoft YaHei" w:cs="Microsoft YaHei"/>
                <w:b w:val="false"/>
                <w:bCs w:val="false"/>
                <w:i w:val="false"/>
                <w:iCs w:val="false"/>
                <w:color w:val="000000"/>
                <w:sz w:val="20"/>
                <w:szCs w:val="20"/>
              </w:rPr>
              <w:t xml:space="preserve">Linux </w:t>
            </w:r>
            <w:r>
              <w:rPr>
                <w:rFonts w:ascii="Microsoft YaHei" w:hAnsi="Microsoft YaHei" w:cs="Microsoft YaHei"/>
                <w:b w:val="false"/>
                <w:bCs w:val="false"/>
                <w:i w:val="false"/>
                <w:iCs w:val="false"/>
                <w:color w:val="000000"/>
                <w:sz w:val="20"/>
                <w:szCs w:val="20"/>
              </w:rPr>
              <w:t xml:space="preserve">跨平台 </w:t>
            </w:r>
            <w:r>
              <w:rPr>
                <w:rFonts w:eastAsia="Microsoft YaHei" w:cs="Microsoft YaHei"/>
                <w:b w:val="false"/>
                <w:bCs w:val="false"/>
                <w:i w:val="false"/>
                <w:iCs w:val="false"/>
                <w:color w:val="000000"/>
                <w:sz w:val="20"/>
                <w:szCs w:val="20"/>
              </w:rPr>
              <w:t xml:space="preserve">App;WSS </w:t>
            </w:r>
            <w:r>
              <w:rPr>
                <w:rFonts w:ascii="Microsoft YaHei" w:hAnsi="Microsoft YaHei" w:cs="Microsoft YaHei"/>
                <w:b w:val="false"/>
                <w:bCs w:val="false"/>
                <w:i w:val="false"/>
                <w:iCs w:val="false"/>
                <w:color w:val="000000"/>
                <w:sz w:val="20"/>
                <w:szCs w:val="20"/>
              </w:rPr>
              <w:t>长连接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三色预警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闪烁逻辑</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剩余不足</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超时语音触发</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离线容灾缓存</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8,000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数据库设计与实施</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Oracle 19C </w:t>
            </w:r>
            <w:r>
              <w:rPr>
                <w:rFonts w:ascii="Microsoft YaHei" w:hAnsi="Microsoft YaHei" w:cs="Microsoft YaHei"/>
                <w:b w:val="false"/>
                <w:bCs w:val="false"/>
                <w:i w:val="false"/>
                <w:iCs w:val="false"/>
                <w:color w:val="000000"/>
                <w:sz w:val="20"/>
                <w:szCs w:val="20"/>
              </w:rPr>
              <w:t>表结构设计</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由甲方提供 </w:t>
            </w:r>
            <w:r>
              <w:rPr>
                <w:rFonts w:eastAsia="Microsoft YaHei" w:cs="Microsoft YaHei"/>
                <w:b w:val="false"/>
                <w:bCs w:val="false"/>
                <w:i w:val="false"/>
                <w:iCs w:val="false"/>
                <w:color w:val="000000"/>
                <w:sz w:val="20"/>
                <w:szCs w:val="20"/>
              </w:rPr>
              <w:t xml:space="preserve">Oracle </w:t>
            </w:r>
            <w:r>
              <w:rPr>
                <w:rFonts w:ascii="Microsoft YaHei" w:hAnsi="Microsoft YaHei" w:cs="Microsoft YaHei"/>
                <w:b w:val="false"/>
                <w:bCs w:val="false"/>
                <w:i w:val="false"/>
                <w:iCs w:val="false"/>
                <w:color w:val="000000"/>
                <w:sz w:val="20"/>
                <w:szCs w:val="20"/>
              </w:rPr>
              <w:t>数据库环境</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乙方通过 </w:t>
            </w:r>
            <w:r>
              <w:rPr>
                <w:rFonts w:eastAsia="Microsoft YaHei" w:cs="Microsoft YaHei"/>
                <w:b w:val="false"/>
                <w:bCs w:val="false"/>
                <w:i w:val="false"/>
                <w:iCs w:val="false"/>
                <w:color w:val="000000"/>
                <w:sz w:val="20"/>
                <w:szCs w:val="20"/>
              </w:rPr>
              <w:t xml:space="preserve">JDBC </w:t>
            </w:r>
            <w:r>
              <w:rPr>
                <w:rFonts w:ascii="Microsoft YaHei" w:hAnsi="Microsoft YaHei" w:cs="Microsoft YaHei"/>
                <w:b w:val="false"/>
                <w:bCs w:val="false"/>
                <w:i w:val="false"/>
                <w:iCs w:val="false"/>
                <w:color w:val="000000"/>
                <w:sz w:val="20"/>
                <w:szCs w:val="20"/>
              </w:rPr>
              <w:t>对接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数据字典</w:t>
            </w:r>
            <w:r>
              <w:rPr>
                <w:rFonts w:eastAsia="Microsoft YaHei" w:cs="Microsoft YaHei"/>
                <w:b w:val="false"/>
                <w:bCs w:val="false"/>
                <w:i w:val="false"/>
                <w:iCs w:val="false"/>
                <w:color w:val="000000"/>
                <w:sz w:val="20"/>
                <w:szCs w:val="20"/>
              </w:rPr>
              <w:t xml:space="preserve">;6 </w:t>
            </w:r>
            <w:r>
              <w:rPr>
                <w:rFonts w:ascii="Microsoft YaHei" w:hAnsi="Microsoft YaHei" w:cs="Microsoft YaHei"/>
                <w:b w:val="false"/>
                <w:bCs w:val="false"/>
                <w:i w:val="false"/>
                <w:iCs w:val="false"/>
                <w:color w:val="000000"/>
                <w:sz w:val="20"/>
                <w:szCs w:val="20"/>
              </w:rPr>
              <w:t>个月日志保留策略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数据库部署、运维、备份、高可用均由甲方负责</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3,300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AD/SSO </w:t>
            </w:r>
            <w:r>
              <w:rPr>
                <w:rFonts w:ascii="Microsoft YaHei" w:hAnsi="Microsoft YaHei" w:cs="Microsoft YaHei"/>
                <w:b w:val="false"/>
                <w:bCs w:val="false"/>
                <w:i w:val="false"/>
                <w:iCs w:val="false"/>
                <w:color w:val="000000"/>
                <w:sz w:val="20"/>
                <w:szCs w:val="20"/>
              </w:rPr>
              <w:t xml:space="preserve">集成 </w:t>
            </w:r>
            <w:r>
              <w:rPr>
                <w:rFonts w:eastAsia="Microsoft YaHei" w:cs="Microsoft YaHei"/>
                <w:b w:val="false"/>
                <w:bCs w:val="false"/>
                <w:i w:val="false"/>
                <w:iCs w:val="false"/>
                <w:color w:val="000000"/>
                <w:sz w:val="20"/>
                <w:szCs w:val="20"/>
              </w:rPr>
              <w:t>+ IT</w:t>
            </w:r>
            <w:r>
              <w:rPr>
                <w:rFonts w:ascii="Microsoft YaHei" w:hAnsi="Microsoft YaHei" w:cs="Microsoft YaHei"/>
                <w:b w:val="false"/>
                <w:bCs w:val="false"/>
                <w:i w:val="false"/>
                <w:iCs w:val="false"/>
                <w:color w:val="000000"/>
                <w:sz w:val="20"/>
                <w:szCs w:val="20"/>
              </w:rPr>
              <w:t>合规改造</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LDAP (TCP 389/636) </w:t>
            </w:r>
            <w:r>
              <w:rPr>
                <w:rFonts w:ascii="Microsoft YaHei" w:hAnsi="Microsoft YaHei" w:cs="Microsoft YaHei"/>
                <w:b w:val="false"/>
                <w:bCs w:val="false"/>
                <w:i w:val="false"/>
                <w:iCs w:val="false"/>
                <w:color w:val="000000"/>
                <w:sz w:val="20"/>
                <w:szCs w:val="20"/>
              </w:rPr>
              <w:t xml:space="preserve">或 </w:t>
            </w:r>
            <w:r>
              <w:rPr>
                <w:rFonts w:eastAsia="Microsoft YaHei" w:cs="Microsoft YaHei"/>
                <w:b w:val="false"/>
                <w:bCs w:val="false"/>
                <w:i w:val="false"/>
                <w:iCs w:val="false"/>
                <w:color w:val="000000"/>
                <w:sz w:val="20"/>
                <w:szCs w:val="20"/>
              </w:rPr>
              <w:t xml:space="preserve">SAML 2.0 </w:t>
            </w:r>
            <w:r>
              <w:rPr>
                <w:rFonts w:ascii="Microsoft YaHei" w:hAnsi="Microsoft YaHei" w:cs="Microsoft YaHei"/>
                <w:b w:val="false"/>
                <w:bCs w:val="false"/>
                <w:i w:val="false"/>
                <w:iCs w:val="false"/>
                <w:color w:val="000000"/>
                <w:sz w:val="20"/>
                <w:szCs w:val="20"/>
              </w:rPr>
              <w:t xml:space="preserve">对接甲方微软 </w:t>
            </w:r>
            <w:r>
              <w:rPr>
                <w:rFonts w:eastAsia="Microsoft YaHei" w:cs="Microsoft YaHei"/>
                <w:b w:val="false"/>
                <w:bCs w:val="false"/>
                <w:i w:val="false"/>
                <w:iCs w:val="false"/>
                <w:color w:val="000000"/>
                <w:sz w:val="20"/>
                <w:szCs w:val="20"/>
              </w:rPr>
              <w:t xml:space="preserve">AD;TLS 1.2/1.3 </w:t>
            </w:r>
            <w:r>
              <w:rPr>
                <w:rFonts w:ascii="Microsoft YaHei" w:hAnsi="Microsoft YaHei" w:cs="Microsoft YaHei"/>
                <w:b w:val="false"/>
                <w:bCs w:val="false"/>
                <w:i w:val="false"/>
                <w:iCs w:val="false"/>
                <w:color w:val="000000"/>
                <w:sz w:val="20"/>
                <w:szCs w:val="20"/>
              </w:rPr>
              <w:t>配置</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禁用不安全协议</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日志审计</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漏洞扫描整改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生产</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办公网段分离</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4,500</w:t>
            </w:r>
          </w:p>
        </w:tc>
      </w:tr>
      <w:tr>
        <w:trPr/>
        <w:tc>
          <w:tcPr>
            <w:tcW w:w="3398"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A. </w:t>
            </w:r>
            <w:r>
              <w:rPr>
                <w:rFonts w:ascii="Microsoft YaHei" w:hAnsi="Microsoft YaHei" w:cs="Microsoft YaHei"/>
                <w:b/>
                <w:bCs/>
                <w:i w:val="false"/>
                <w:iCs w:val="false"/>
                <w:color w:val="000000"/>
                <w:sz w:val="22"/>
                <w:szCs w:val="22"/>
              </w:rPr>
              <w:t>小计</w:t>
            </w:r>
          </w:p>
        </w:tc>
        <w:tc>
          <w:tcPr>
            <w:tcW w:w="4702"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109,800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B. </w:t>
      </w:r>
      <w:r>
        <w:rPr>
          <w:rFonts w:ascii="Microsoft YaHei" w:hAnsi="Microsoft YaHei" w:cs="Microsoft YaHei"/>
          <w:b/>
          <w:bCs/>
          <w:i w:val="false"/>
          <w:iCs w:val="false"/>
          <w:color w:val="333333"/>
          <w:sz w:val="24"/>
          <w:szCs w:val="24"/>
        </w:rPr>
        <w:t>系统集成与调试费</w:t>
      </w:r>
    </w:p>
    <w:tbl>
      <w:tblPr>
        <w:tblW w:w="9360" w:type="dxa"/>
        <w:jc w:val="left"/>
        <w:tblInd w:w="0" w:type="dxa"/>
        <w:tblLayout w:type="fixed"/>
        <w:tblCellMar>
          <w:top w:w="80" w:type="dxa"/>
          <w:left w:w="120" w:type="dxa"/>
          <w:bottom w:w="80" w:type="dxa"/>
          <w:right w:w="120" w:type="dxa"/>
        </w:tblCellMar>
      </w:tblPr>
      <w:tblGrid>
        <w:gridCol w:w="3398"/>
        <w:gridCol w:w="4702"/>
        <w:gridCol w:w="1260"/>
      </w:tblGrid>
      <w:tr>
        <w:trPr>
          <w:tblHeader w:val="true"/>
        </w:trPr>
        <w:tc>
          <w:tcPr>
            <w:tcW w:w="3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通信协议适配</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S7Comm/S7CommPlus </w:t>
            </w:r>
            <w:r>
              <w:rPr>
                <w:rFonts w:ascii="Microsoft YaHei" w:hAnsi="Microsoft YaHei" w:cs="Microsoft YaHei"/>
                <w:b w:val="false"/>
                <w:bCs w:val="false"/>
                <w:i w:val="false"/>
                <w:iCs w:val="false"/>
                <w:color w:val="000000"/>
                <w:sz w:val="20"/>
                <w:szCs w:val="20"/>
              </w:rPr>
              <w:t>协议适配</w:t>
            </w:r>
            <w:r>
              <w:rPr>
                <w:rFonts w:eastAsia="Microsoft YaHei" w:cs="Microsoft YaHei"/>
                <w:b w:val="false"/>
                <w:bCs w:val="false"/>
                <w:i w:val="false"/>
                <w:iCs w:val="false"/>
                <w:color w:val="000000"/>
                <w:sz w:val="20"/>
                <w:szCs w:val="20"/>
              </w:rPr>
              <w:t xml:space="preserve">;DB </w:t>
            </w:r>
            <w:r>
              <w:rPr>
                <w:rFonts w:ascii="Microsoft YaHei" w:hAnsi="Microsoft YaHei" w:cs="Microsoft YaHei"/>
                <w:b w:val="false"/>
                <w:bCs w:val="false"/>
                <w:i w:val="false"/>
                <w:iCs w:val="false"/>
                <w:color w:val="000000"/>
                <w:sz w:val="20"/>
                <w:szCs w:val="20"/>
              </w:rPr>
              <w:t>块地址映射表联合确认</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字段偏移量定义</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数据类型解析及异常校验</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 xml:space="preserve">侧 </w:t>
            </w:r>
            <w:r>
              <w:rPr>
                <w:rFonts w:eastAsia="Microsoft YaHei" w:cs="Microsoft YaHei"/>
                <w:b w:val="false"/>
                <w:bCs w:val="false"/>
                <w:i w:val="false"/>
                <w:iCs w:val="false"/>
                <w:color w:val="000000"/>
                <w:sz w:val="20"/>
                <w:szCs w:val="20"/>
              </w:rPr>
              <w:t xml:space="preserve">PUT/GET </w:t>
            </w:r>
            <w:r>
              <w:rPr>
                <w:rFonts w:ascii="Microsoft YaHei" w:hAnsi="Microsoft YaHei" w:cs="Microsoft YaHei"/>
                <w:b w:val="false"/>
                <w:bCs w:val="false"/>
                <w:i w:val="false"/>
                <w:iCs w:val="false"/>
                <w:color w:val="000000"/>
                <w:sz w:val="20"/>
                <w:szCs w:val="20"/>
              </w:rPr>
              <w:t xml:space="preserve">权限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保护等级 </w:t>
            </w:r>
            <w:r>
              <w:rPr>
                <w:rFonts w:eastAsia="Microsoft YaHei" w:cs="Microsoft YaHei"/>
                <w:b w:val="false"/>
                <w:bCs w:val="false"/>
                <w:i w:val="false"/>
                <w:iCs w:val="false"/>
                <w:color w:val="000000"/>
                <w:sz w:val="20"/>
                <w:szCs w:val="20"/>
              </w:rPr>
              <w:t xml:space="preserve">+ DB </w:t>
            </w:r>
            <w:r>
              <w:rPr>
                <w:rFonts w:ascii="Microsoft YaHei" w:hAnsi="Microsoft YaHei" w:cs="Microsoft YaHei"/>
                <w:b w:val="false"/>
                <w:bCs w:val="false"/>
                <w:i w:val="false"/>
                <w:iCs w:val="false"/>
                <w:color w:val="000000"/>
                <w:sz w:val="20"/>
                <w:szCs w:val="20"/>
              </w:rPr>
              <w:t>优化块关闭三项配置</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9,000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工位全线联调</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KV</w:t>
            </w:r>
            <w:r>
              <w:rPr>
                <w:rFonts w:ascii="Microsoft YaHei" w:hAnsi="Microsoft YaHei" w:cs="Microsoft YaHei"/>
                <w:b w:val="false"/>
                <w:bCs w:val="false"/>
                <w:i w:val="false"/>
                <w:iCs w:val="false"/>
                <w:color w:val="000000"/>
                <w:sz w:val="20"/>
                <w:szCs w:val="20"/>
              </w:rPr>
              <w:t xml:space="preserve">装配 </w:t>
            </w: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 xml:space="preserve">台 </w:t>
            </w:r>
            <w:r>
              <w:rPr>
                <w:rFonts w:eastAsia="Microsoft YaHei" w:cs="Microsoft YaHei"/>
                <w:b w:val="false"/>
                <w:bCs w:val="false"/>
                <w:i w:val="false"/>
                <w:iCs w:val="false"/>
                <w:color w:val="000000"/>
                <w:sz w:val="20"/>
                <w:szCs w:val="20"/>
              </w:rPr>
              <w:t>+ KV</w:t>
            </w:r>
            <w:r>
              <w:rPr>
                <w:rFonts w:ascii="Microsoft YaHei" w:hAnsi="Microsoft YaHei" w:cs="Microsoft YaHei"/>
                <w:b w:val="false"/>
                <w:bCs w:val="false"/>
                <w:i w:val="false"/>
                <w:iCs w:val="false"/>
                <w:color w:val="000000"/>
                <w:sz w:val="20"/>
                <w:szCs w:val="20"/>
              </w:rPr>
              <w:t xml:space="preserve">涂装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台全工位逐个联调</w:t>
            </w:r>
            <w:r>
              <w:rPr>
                <w:rFonts w:eastAsia="Microsoft YaHei" w:cs="Microsoft YaHei"/>
                <w:b w:val="false"/>
                <w:bCs w:val="false"/>
                <w:i w:val="false"/>
                <w:iCs w:val="false"/>
                <w:color w:val="000000"/>
                <w:sz w:val="20"/>
                <w:szCs w:val="20"/>
              </w:rPr>
              <w:t xml:space="preserve">;SO </w:t>
            </w:r>
            <w:r>
              <w:rPr>
                <w:rFonts w:ascii="Microsoft YaHei" w:hAnsi="Microsoft YaHei" w:cs="Microsoft YaHei"/>
                <w:b w:val="false"/>
                <w:bCs w:val="false"/>
                <w:i w:val="false"/>
                <w:iCs w:val="false"/>
                <w:color w:val="000000"/>
                <w:sz w:val="20"/>
                <w:szCs w:val="20"/>
              </w:rPr>
              <w:t>号读取、</w:t>
            </w:r>
            <w:r>
              <w:rPr>
                <w:rFonts w:eastAsia="Microsoft YaHei" w:cs="Microsoft YaHei"/>
                <w:b w:val="false"/>
                <w:bCs w:val="false"/>
                <w:i w:val="false"/>
                <w:iCs w:val="false"/>
                <w:color w:val="000000"/>
                <w:sz w:val="20"/>
                <w:szCs w:val="20"/>
              </w:rPr>
              <w:t xml:space="preserve">CT </w:t>
            </w:r>
            <w:r>
              <w:rPr>
                <w:rFonts w:ascii="Microsoft YaHei" w:hAnsi="Microsoft YaHei" w:cs="Microsoft YaHei"/>
                <w:b w:val="false"/>
                <w:bCs w:val="false"/>
                <w:i w:val="false"/>
                <w:iCs w:val="false"/>
                <w:color w:val="000000"/>
                <w:sz w:val="20"/>
                <w:szCs w:val="20"/>
              </w:rPr>
              <w:t>匹配、倒计时触发、颜色预警、语音提示、</w:t>
            </w:r>
            <w:r>
              <w:rPr>
                <w:rFonts w:eastAsia="Microsoft YaHei" w:cs="Microsoft YaHei"/>
                <w:b w:val="false"/>
                <w:bCs w:val="false"/>
                <w:i w:val="false"/>
                <w:iCs w:val="false"/>
                <w:color w:val="000000"/>
                <w:sz w:val="20"/>
                <w:szCs w:val="20"/>
              </w:rPr>
              <w:t xml:space="preserve">RFID </w:t>
            </w:r>
            <w:r>
              <w:rPr>
                <w:rFonts w:ascii="Microsoft YaHei" w:hAnsi="Microsoft YaHei" w:cs="Microsoft YaHei"/>
                <w:b w:val="false"/>
                <w:bCs w:val="false"/>
                <w:i w:val="false"/>
                <w:iCs w:val="false"/>
                <w:color w:val="000000"/>
                <w:sz w:val="20"/>
                <w:szCs w:val="20"/>
              </w:rPr>
              <w:t>触发</w:t>
            </w:r>
            <w:r>
              <w:rPr>
                <w:rFonts w:eastAsia="Microsoft YaHei" w:cs="Microsoft YaHei"/>
                <w:b w:val="false"/>
                <w:bCs w:val="false"/>
                <w:i w:val="false"/>
                <w:iCs w:val="false"/>
                <w:color w:val="000000"/>
                <w:sz w:val="20"/>
                <w:szCs w:val="20"/>
              </w:rPr>
              <w:t>(P606)</w:t>
            </w:r>
            <w:r>
              <w:rPr>
                <w:rFonts w:ascii="Microsoft YaHei" w:hAnsi="Microsoft YaHei" w:cs="Microsoft YaHei"/>
                <w:b w:val="false"/>
                <w:bCs w:val="false"/>
                <w:i w:val="false"/>
                <w:iCs w:val="false"/>
                <w:color w:val="000000"/>
                <w:sz w:val="20"/>
                <w:szCs w:val="20"/>
              </w:rPr>
              <w:t>全流程验证</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6,800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系统集成测试与漏洞整改</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功能测试、性能测试</w:t>
            </w:r>
            <w:r>
              <w:rPr>
                <w:rFonts w:eastAsia="Microsoft YaHei" w:cs="Microsoft YaHei"/>
                <w:b w:val="false"/>
                <w:bCs w:val="false"/>
                <w:i w:val="false"/>
                <w:iCs w:val="false"/>
                <w:color w:val="000000"/>
                <w:sz w:val="20"/>
                <w:szCs w:val="20"/>
              </w:rPr>
              <w:t xml:space="preserve">(&lt;100ms </w:t>
            </w:r>
            <w:r>
              <w:rPr>
                <w:rFonts w:ascii="Microsoft YaHei" w:hAnsi="Microsoft YaHei" w:cs="Microsoft YaHei"/>
                <w:b w:val="false"/>
                <w:bCs w:val="false"/>
                <w:i w:val="false"/>
                <w:iCs w:val="false"/>
                <w:color w:val="000000"/>
                <w:sz w:val="20"/>
                <w:szCs w:val="20"/>
              </w:rPr>
              <w:t>采集</w:t>
            </w:r>
            <w:r>
              <w:rPr>
                <w:rFonts w:eastAsia="Microsoft YaHei" w:cs="Microsoft YaHei"/>
                <w:b w:val="false"/>
                <w:bCs w:val="false"/>
                <w:i w:val="false"/>
                <w:iCs w:val="false"/>
                <w:color w:val="000000"/>
                <w:sz w:val="20"/>
                <w:szCs w:val="20"/>
              </w:rPr>
              <w:t xml:space="preserve">/&lt;200ms </w:t>
            </w:r>
            <w:r>
              <w:rPr>
                <w:rFonts w:ascii="Microsoft YaHei" w:hAnsi="Microsoft YaHei" w:cs="Microsoft YaHei"/>
                <w:b w:val="false"/>
                <w:bCs w:val="false"/>
                <w:i w:val="false"/>
                <w:iCs w:val="false"/>
                <w:color w:val="000000"/>
                <w:sz w:val="20"/>
                <w:szCs w:val="20"/>
              </w:rPr>
              <w:t>刷新</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、稳定性测试</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连续 </w:t>
            </w:r>
            <w:r>
              <w:rPr>
                <w:rFonts w:eastAsia="Microsoft YaHei" w:cs="Microsoft YaHei"/>
                <w:b w:val="false"/>
                <w:bCs w:val="false"/>
                <w:i w:val="false"/>
                <w:iCs w:val="false"/>
                <w:color w:val="000000"/>
                <w:sz w:val="20"/>
                <w:szCs w:val="20"/>
              </w:rPr>
              <w:t>72h);</w:t>
            </w:r>
            <w:r>
              <w:rPr>
                <w:rFonts w:ascii="Microsoft YaHei" w:hAnsi="Microsoft YaHei" w:cs="Microsoft YaHei"/>
                <w:b w:val="false"/>
                <w:bCs w:val="false"/>
                <w:i w:val="false"/>
                <w:iCs w:val="false"/>
                <w:color w:val="000000"/>
                <w:sz w:val="20"/>
                <w:szCs w:val="20"/>
              </w:rPr>
              <w:t xml:space="preserve">甲方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要求的漏洞扫描与整改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渗透测试配合</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7,000</w:t>
            </w:r>
          </w:p>
        </w:tc>
      </w:tr>
      <w:tr>
        <w:trPr/>
        <w:tc>
          <w:tcPr>
            <w:tcW w:w="3398"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B. </w:t>
            </w:r>
            <w:r>
              <w:rPr>
                <w:rFonts w:ascii="Microsoft YaHei" w:hAnsi="Microsoft YaHei" w:cs="Microsoft YaHei"/>
                <w:b/>
                <w:bCs/>
                <w:i w:val="false"/>
                <w:iCs w:val="false"/>
                <w:color w:val="000000"/>
                <w:sz w:val="22"/>
                <w:szCs w:val="22"/>
              </w:rPr>
              <w:t>小计</w:t>
            </w:r>
          </w:p>
        </w:tc>
        <w:tc>
          <w:tcPr>
            <w:tcW w:w="4702"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22,800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C. </w:t>
      </w:r>
      <w:r>
        <w:rPr>
          <w:rFonts w:ascii="Microsoft YaHei" w:hAnsi="Microsoft YaHei" w:cs="Microsoft YaHei"/>
          <w:b/>
          <w:bCs/>
          <w:i w:val="false"/>
          <w:iCs w:val="false"/>
          <w:color w:val="333333"/>
          <w:sz w:val="24"/>
          <w:szCs w:val="24"/>
        </w:rPr>
        <w:t>现场安装施工费</w:t>
      </w:r>
    </w:p>
    <w:tbl>
      <w:tblPr>
        <w:tblW w:w="9360" w:type="dxa"/>
        <w:jc w:val="left"/>
        <w:tblInd w:w="0" w:type="dxa"/>
        <w:tblLayout w:type="fixed"/>
        <w:tblCellMar>
          <w:top w:w="80" w:type="dxa"/>
          <w:left w:w="120" w:type="dxa"/>
          <w:bottom w:w="80" w:type="dxa"/>
          <w:right w:w="120" w:type="dxa"/>
        </w:tblCellMar>
      </w:tblPr>
      <w:tblGrid>
        <w:gridCol w:w="3398"/>
        <w:gridCol w:w="4702"/>
        <w:gridCol w:w="1260"/>
      </w:tblGrid>
      <w:tr>
        <w:trPr>
          <w:tblHeader w:val="true"/>
        </w:trPr>
        <w:tc>
          <w:tcPr>
            <w:tcW w:w="3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台显示屏固定安装</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壁挂</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立柱支架</w:t>
            </w:r>
            <w:r>
              <w:rPr>
                <w:rFonts w:eastAsia="Microsoft YaHei" w:cs="Microsoft YaHei"/>
                <w:b w:val="false"/>
                <w:bCs w:val="false"/>
                <w:i w:val="false"/>
                <w:iCs w:val="false"/>
                <w:color w:val="000000"/>
                <w:sz w:val="20"/>
                <w:szCs w:val="20"/>
              </w:rPr>
              <w:t xml:space="preserve">(304 </w:t>
            </w:r>
            <w:r>
              <w:rPr>
                <w:rFonts w:ascii="Microsoft YaHei" w:hAnsi="Microsoft YaHei" w:cs="Microsoft YaHei"/>
                <w:b w:val="false"/>
                <w:bCs w:val="false"/>
                <w:i w:val="false"/>
                <w:iCs w:val="false"/>
                <w:color w:val="000000"/>
                <w:sz w:val="20"/>
                <w:szCs w:val="20"/>
              </w:rPr>
              <w:t>不锈钢</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安装</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显示屏悬挂 </w:t>
            </w:r>
            <w:r>
              <w:rPr>
                <w:rFonts w:eastAsia="Microsoft YaHei" w:cs="Microsoft YaHei"/>
                <w:b w:val="false"/>
                <w:bCs w:val="false"/>
                <w:i w:val="false"/>
                <w:iCs w:val="false"/>
                <w:color w:val="000000"/>
                <w:sz w:val="20"/>
                <w:szCs w:val="20"/>
              </w:rPr>
              <w:t xml:space="preserve">CMES </w:t>
            </w:r>
            <w:r>
              <w:rPr>
                <w:rFonts w:ascii="Microsoft YaHei" w:hAnsi="Microsoft YaHei" w:cs="Microsoft YaHei"/>
                <w:b w:val="false"/>
                <w:bCs w:val="false"/>
                <w:i w:val="false"/>
                <w:iCs w:val="false"/>
                <w:color w:val="000000"/>
                <w:sz w:val="20"/>
                <w:szCs w:val="20"/>
              </w:rPr>
              <w:t>电脑上方或就近立柱</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位置经甲方每工位现场确认</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8,000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机柜就位与桥架敷设</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控制柜</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网络机柜就位并接地</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主桥架与分桥架敷设</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封闭式镀锌</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强弱电隔离走线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设备电缆通过线槽</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波纹管保护</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7,000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综合布线端接与测试</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网络面板端接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配线架理线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跳线按规范用色</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灰</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黄</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红</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蓝</w:t>
            </w:r>
            <w:r>
              <w:rPr>
                <w:rFonts w:eastAsia="Microsoft YaHei" w:cs="Microsoft YaHei"/>
                <w:b w:val="false"/>
                <w:bCs w:val="false"/>
                <w:i w:val="false"/>
                <w:iCs w:val="false"/>
                <w:color w:val="000000"/>
                <w:sz w:val="20"/>
                <w:szCs w:val="20"/>
              </w:rPr>
              <w:t xml:space="preserve">);Fluke </w:t>
            </w:r>
            <w:r>
              <w:rPr>
                <w:rFonts w:ascii="Microsoft YaHei" w:hAnsi="Microsoft YaHei" w:cs="Microsoft YaHei"/>
                <w:b w:val="false"/>
                <w:bCs w:val="false"/>
                <w:i w:val="false"/>
                <w:iCs w:val="false"/>
                <w:color w:val="000000"/>
                <w:sz w:val="20"/>
                <w:szCs w:val="20"/>
              </w:rPr>
              <w:t>测试通道</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全部端接点贴永久标签</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4,100</w:t>
            </w:r>
          </w:p>
        </w:tc>
      </w:tr>
      <w:tr>
        <w:trPr/>
        <w:tc>
          <w:tcPr>
            <w:tcW w:w="3398"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C. </w:t>
            </w:r>
            <w:r>
              <w:rPr>
                <w:rFonts w:ascii="Microsoft YaHei" w:hAnsi="Microsoft YaHei" w:cs="Microsoft YaHei"/>
                <w:b/>
                <w:bCs/>
                <w:i w:val="false"/>
                <w:iCs w:val="false"/>
                <w:color w:val="000000"/>
                <w:sz w:val="22"/>
                <w:szCs w:val="22"/>
              </w:rPr>
              <w:t>小计</w:t>
            </w:r>
          </w:p>
        </w:tc>
        <w:tc>
          <w:tcPr>
            <w:tcW w:w="4702"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20,000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D. </w:t>
      </w:r>
      <w:r>
        <w:rPr>
          <w:rFonts w:ascii="Microsoft YaHei" w:hAnsi="Microsoft YaHei" w:cs="Microsoft YaHei"/>
          <w:b/>
          <w:bCs/>
          <w:i w:val="false"/>
          <w:iCs w:val="false"/>
          <w:color w:val="333333"/>
          <w:sz w:val="24"/>
          <w:szCs w:val="24"/>
        </w:rPr>
        <w:t>配套安装费</w:t>
      </w:r>
    </w:p>
    <w:tbl>
      <w:tblPr>
        <w:tblW w:w="9360" w:type="dxa"/>
        <w:jc w:val="left"/>
        <w:tblInd w:w="0" w:type="dxa"/>
        <w:tblLayout w:type="fixed"/>
        <w:tblCellMar>
          <w:top w:w="80" w:type="dxa"/>
          <w:left w:w="120" w:type="dxa"/>
          <w:bottom w:w="80" w:type="dxa"/>
          <w:right w:w="120" w:type="dxa"/>
        </w:tblCellMar>
      </w:tblPr>
      <w:tblGrid>
        <w:gridCol w:w="3398"/>
        <w:gridCol w:w="4702"/>
        <w:gridCol w:w="1260"/>
      </w:tblGrid>
      <w:tr>
        <w:trPr>
          <w:tblHeader w:val="true"/>
        </w:trPr>
        <w:tc>
          <w:tcPr>
            <w:tcW w:w="3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P606 </w:t>
            </w:r>
            <w:r>
              <w:rPr>
                <w:rFonts w:ascii="Microsoft YaHei" w:hAnsi="Microsoft YaHei" w:cs="Microsoft YaHei"/>
                <w:b w:val="false"/>
                <w:bCs w:val="false"/>
                <w:i w:val="false"/>
                <w:iCs w:val="false"/>
                <w:color w:val="000000"/>
                <w:sz w:val="20"/>
                <w:szCs w:val="20"/>
              </w:rPr>
              <w:t xml:space="preserve">工位 </w:t>
            </w:r>
            <w:r>
              <w:rPr>
                <w:rFonts w:eastAsia="Microsoft YaHei" w:cs="Microsoft YaHei"/>
                <w:b w:val="false"/>
                <w:bCs w:val="false"/>
                <w:i w:val="false"/>
                <w:iCs w:val="false"/>
                <w:color w:val="000000"/>
                <w:sz w:val="20"/>
                <w:szCs w:val="20"/>
              </w:rPr>
              <w:t xml:space="preserve">RFID </w:t>
            </w:r>
            <w:r>
              <w:rPr>
                <w:rFonts w:ascii="Microsoft YaHei" w:hAnsi="Microsoft YaHei" w:cs="Microsoft YaHei"/>
                <w:b w:val="false"/>
                <w:bCs w:val="false"/>
                <w:i w:val="false"/>
                <w:iCs w:val="false"/>
                <w:color w:val="000000"/>
                <w:sz w:val="20"/>
                <w:szCs w:val="20"/>
              </w:rPr>
              <w:t>安装</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西门子 </w:t>
            </w:r>
            <w:r>
              <w:rPr>
                <w:rFonts w:eastAsia="Microsoft YaHei" w:cs="Microsoft YaHei"/>
                <w:b w:val="false"/>
                <w:bCs w:val="false"/>
                <w:i w:val="false"/>
                <w:iCs w:val="false"/>
                <w:color w:val="000000"/>
                <w:sz w:val="20"/>
                <w:szCs w:val="20"/>
              </w:rPr>
              <w:t xml:space="preserve">RF620R </w:t>
            </w:r>
            <w:r>
              <w:rPr>
                <w:rFonts w:ascii="Microsoft YaHei" w:hAnsi="Microsoft YaHei" w:cs="Microsoft YaHei"/>
                <w:b w:val="false"/>
                <w:bCs w:val="false"/>
                <w:i w:val="false"/>
                <w:iCs w:val="false"/>
                <w:color w:val="000000"/>
                <w:sz w:val="20"/>
                <w:szCs w:val="20"/>
              </w:rPr>
              <w:t>读写器安装定位</w:t>
            </w:r>
            <w:r>
              <w:rPr>
                <w:rFonts w:eastAsia="Microsoft YaHei" w:cs="Microsoft YaHei"/>
                <w:b w:val="false"/>
                <w:bCs w:val="false"/>
                <w:i w:val="false"/>
                <w:iCs w:val="false"/>
                <w:color w:val="000000"/>
                <w:sz w:val="20"/>
                <w:szCs w:val="20"/>
              </w:rPr>
              <w:t xml:space="preserve">;RF620A </w:t>
            </w:r>
            <w:r>
              <w:rPr>
                <w:rFonts w:ascii="Microsoft YaHei" w:hAnsi="Microsoft YaHei" w:cs="Microsoft YaHei"/>
                <w:b w:val="false"/>
                <w:bCs w:val="false"/>
                <w:i w:val="false"/>
                <w:iCs w:val="false"/>
                <w:color w:val="000000"/>
                <w:sz w:val="20"/>
                <w:szCs w:val="20"/>
              </w:rPr>
              <w:t>天线安装及指向调整</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电磁环境测试</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专用线缆 </w:t>
            </w:r>
            <w:r>
              <w:rPr>
                <w:rFonts w:eastAsia="Microsoft YaHei" w:cs="Microsoft YaHei"/>
                <w:b w:val="false"/>
                <w:bCs w:val="false"/>
                <w:i w:val="false"/>
                <w:iCs w:val="false"/>
                <w:color w:val="000000"/>
                <w:sz w:val="20"/>
                <w:szCs w:val="20"/>
              </w:rPr>
              <w:t xml:space="preserve">6GT2815-0BN40 </w:t>
            </w:r>
            <w:r>
              <w:rPr>
                <w:rFonts w:ascii="Microsoft YaHei" w:hAnsi="Microsoft YaHei" w:cs="Microsoft YaHei"/>
                <w:b w:val="false"/>
                <w:bCs w:val="false"/>
                <w:i w:val="false"/>
                <w:iCs w:val="false"/>
                <w:color w:val="000000"/>
                <w:sz w:val="20"/>
                <w:szCs w:val="20"/>
              </w:rPr>
              <w:t>布线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乙方负责硬件、布线、网络接入与本系统应用层对接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甲方负责 </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程序授权与最终调试确认</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双方按签字记录验收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详见技术方案 </w:t>
            </w:r>
            <w:r>
              <w:rPr>
                <w:rFonts w:eastAsia="Microsoft YaHei" w:cs="Microsoft YaHei"/>
                <w:b w:val="false"/>
                <w:bCs w:val="false"/>
                <w:i w:val="false"/>
                <w:iCs w:val="false"/>
                <w:color w:val="000000"/>
                <w:sz w:val="20"/>
                <w:szCs w:val="20"/>
              </w:rPr>
              <w:t>§1.3</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§3.4)</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3,000</w:t>
            </w:r>
          </w:p>
        </w:tc>
      </w:tr>
      <w:tr>
        <w:trPr/>
        <w:tc>
          <w:tcPr>
            <w:tcW w:w="3398"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D. </w:t>
            </w:r>
            <w:r>
              <w:rPr>
                <w:rFonts w:ascii="Microsoft YaHei" w:hAnsi="Microsoft YaHei" w:cs="Microsoft YaHei"/>
                <w:b/>
                <w:bCs/>
                <w:i w:val="false"/>
                <w:iCs w:val="false"/>
                <w:color w:val="000000"/>
                <w:sz w:val="22"/>
                <w:szCs w:val="22"/>
              </w:rPr>
              <w:t>小计</w:t>
            </w:r>
          </w:p>
        </w:tc>
        <w:tc>
          <w:tcPr>
            <w:tcW w:w="4702"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3,000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E. </w:t>
      </w:r>
      <w:r>
        <w:rPr>
          <w:rFonts w:ascii="Microsoft YaHei" w:hAnsi="Microsoft YaHei" w:cs="Microsoft YaHei"/>
          <w:b/>
          <w:bCs/>
          <w:i w:val="false"/>
          <w:iCs w:val="false"/>
          <w:color w:val="333333"/>
          <w:sz w:val="24"/>
          <w:szCs w:val="24"/>
        </w:rPr>
        <w:t>试运行与支持</w:t>
      </w:r>
    </w:p>
    <w:tbl>
      <w:tblPr>
        <w:tblW w:w="9360" w:type="dxa"/>
        <w:jc w:val="left"/>
        <w:tblInd w:w="0" w:type="dxa"/>
        <w:tblLayout w:type="fixed"/>
        <w:tblCellMar>
          <w:top w:w="80" w:type="dxa"/>
          <w:left w:w="120" w:type="dxa"/>
          <w:bottom w:w="80" w:type="dxa"/>
          <w:right w:w="120" w:type="dxa"/>
        </w:tblCellMar>
      </w:tblPr>
      <w:tblGrid>
        <w:gridCol w:w="3398"/>
        <w:gridCol w:w="4702"/>
        <w:gridCol w:w="1260"/>
      </w:tblGrid>
      <w:tr>
        <w:trPr>
          <w:tblHeader w:val="true"/>
        </w:trPr>
        <w:tc>
          <w:tcPr>
            <w:tcW w:w="3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30 </w:t>
            </w:r>
            <w:r>
              <w:rPr>
                <w:rFonts w:ascii="Microsoft YaHei" w:hAnsi="Microsoft YaHei" w:cs="Microsoft YaHei"/>
                <w:b w:val="false"/>
                <w:bCs w:val="false"/>
                <w:i w:val="false"/>
                <w:iCs w:val="false"/>
                <w:color w:val="000000"/>
                <w:sz w:val="20"/>
                <w:szCs w:val="20"/>
              </w:rPr>
              <w:t>天稳定试运行</w:t>
            </w:r>
          </w:p>
        </w:tc>
        <w:tc>
          <w:tcPr>
            <w:tcW w:w="4702"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驻场工程师跟踪系统运行状态</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性能指标持续验证</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 xml:space="preserve">采集延迟、显示屏刷新延迟、数据可靠性 </w:t>
            </w:r>
            <w:r>
              <w:rPr>
                <w:rFonts w:eastAsia="Microsoft YaHei" w:cs="Microsoft YaHei"/>
                <w:b w:val="false"/>
                <w:bCs w:val="false"/>
                <w:i w:val="false"/>
                <w:iCs w:val="false"/>
                <w:color w:val="000000"/>
                <w:sz w:val="20"/>
                <w:szCs w:val="20"/>
              </w:rPr>
              <w:t xml:space="preserve">RPO ≤ 1 </w:t>
            </w:r>
            <w:r>
              <w:rPr>
                <w:rFonts w:ascii="Microsoft YaHei" w:hAnsi="Microsoft YaHei" w:cs="Microsoft YaHei"/>
                <w:b w:val="false"/>
                <w:bCs w:val="false"/>
                <w:i w:val="false"/>
                <w:iCs w:val="false"/>
                <w:color w:val="000000"/>
                <w:sz w:val="20"/>
                <w:szCs w:val="20"/>
              </w:rPr>
              <w:t>秒</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问题记录与整改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出具试运行报告</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4,000</w:t>
            </w:r>
          </w:p>
        </w:tc>
      </w:tr>
      <w:tr>
        <w:trPr/>
        <w:tc>
          <w:tcPr>
            <w:tcW w:w="3398"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E. </w:t>
            </w:r>
            <w:r>
              <w:rPr>
                <w:rFonts w:ascii="Microsoft YaHei" w:hAnsi="Microsoft YaHei" w:cs="Microsoft YaHei"/>
                <w:b/>
                <w:bCs/>
                <w:i w:val="false"/>
                <w:iCs w:val="false"/>
                <w:color w:val="000000"/>
                <w:sz w:val="22"/>
                <w:szCs w:val="22"/>
              </w:rPr>
              <w:t>小计</w:t>
            </w:r>
          </w:p>
        </w:tc>
        <w:tc>
          <w:tcPr>
            <w:tcW w:w="4702"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4,000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F. </w:t>
      </w:r>
      <w:r>
        <w:rPr>
          <w:rFonts w:ascii="Microsoft YaHei" w:hAnsi="Microsoft YaHei" w:cs="Microsoft YaHei"/>
          <w:b/>
          <w:bCs/>
          <w:i w:val="false"/>
          <w:iCs w:val="false"/>
          <w:color w:val="333333"/>
          <w:sz w:val="24"/>
          <w:szCs w:val="24"/>
        </w:rPr>
        <w:t>培训与文档费</w:t>
      </w:r>
    </w:p>
    <w:tbl>
      <w:tblPr>
        <w:tblW w:w="9360" w:type="dxa"/>
        <w:jc w:val="left"/>
        <w:tblInd w:w="0" w:type="dxa"/>
        <w:tblLayout w:type="fixed"/>
        <w:tblCellMar>
          <w:top w:w="80" w:type="dxa"/>
          <w:left w:w="120" w:type="dxa"/>
          <w:bottom w:w="80" w:type="dxa"/>
          <w:right w:w="120" w:type="dxa"/>
        </w:tblCellMar>
      </w:tblPr>
      <w:tblGrid>
        <w:gridCol w:w="3398"/>
        <w:gridCol w:w="4702"/>
        <w:gridCol w:w="1260"/>
      </w:tblGrid>
      <w:tr>
        <w:trPr>
          <w:tblHeader w:val="true"/>
        </w:trPr>
        <w:tc>
          <w:tcPr>
            <w:tcW w:w="3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用户培训</w:t>
            </w:r>
            <w:r>
              <w:rPr>
                <w:rFonts w:eastAsia="Microsoft YaHei" w:cs="Microsoft YaHei"/>
                <w:b w:val="false"/>
                <w:bCs w:val="false"/>
                <w:i w:val="false"/>
                <w:iCs w:val="false"/>
                <w:color w:val="000000"/>
                <w:sz w:val="20"/>
                <w:szCs w:val="20"/>
              </w:rPr>
              <w:t xml:space="preserve">(≥8 </w:t>
            </w:r>
            <w:r>
              <w:rPr>
                <w:rFonts w:ascii="Microsoft YaHei" w:hAnsi="Microsoft YaHei" w:cs="Microsoft YaHei"/>
                <w:b w:val="false"/>
                <w:bCs w:val="false"/>
                <w:i w:val="false"/>
                <w:iCs w:val="false"/>
                <w:color w:val="000000"/>
                <w:sz w:val="20"/>
                <w:szCs w:val="20"/>
              </w:rPr>
              <w:t>小时</w:t>
            </w:r>
            <w:r>
              <w:rPr>
                <w:rFonts w:eastAsia="Microsoft YaHei" w:cs="Microsoft YaHei"/>
                <w:b w:val="false"/>
                <w:bCs w:val="false"/>
                <w:i w:val="false"/>
                <w:iCs w:val="false"/>
                <w:color w:val="000000"/>
                <w:sz w:val="20"/>
                <w:szCs w:val="20"/>
              </w:rPr>
              <w:t>)</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理论讲解 ≥</w:t>
            </w: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小时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占比 ≥</w:t>
            </w:r>
            <w:r>
              <w:rPr>
                <w:rFonts w:eastAsia="Microsoft YaHei" w:cs="Microsoft YaHei"/>
                <w:b w:val="false"/>
                <w:bCs w:val="false"/>
                <w:i w:val="false"/>
                <w:iCs w:val="false"/>
                <w:color w:val="000000"/>
                <w:sz w:val="20"/>
                <w:szCs w:val="20"/>
              </w:rPr>
              <w:t>40%,</w:t>
            </w:r>
            <w:r>
              <w:rPr>
                <w:rFonts w:ascii="Microsoft YaHei" w:hAnsi="Microsoft YaHei" w:cs="Microsoft YaHei"/>
                <w:b w:val="false"/>
                <w:bCs w:val="false"/>
                <w:i w:val="false"/>
                <w:iCs w:val="false"/>
                <w:color w:val="000000"/>
                <w:sz w:val="20"/>
                <w:szCs w:val="20"/>
              </w:rPr>
              <w:t>系统架构</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维护要点</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现场实操 ≥</w:t>
            </w:r>
            <w:r>
              <w:rPr>
                <w:rFonts w:eastAsia="Microsoft YaHei" w:cs="Microsoft YaHei"/>
                <w:b w:val="false"/>
                <w:bCs w:val="false"/>
                <w:i w:val="false"/>
                <w:iCs w:val="false"/>
                <w:color w:val="000000"/>
                <w:sz w:val="20"/>
                <w:szCs w:val="20"/>
              </w:rPr>
              <w:t xml:space="preserve">4.5 </w:t>
            </w:r>
            <w:r>
              <w:rPr>
                <w:rFonts w:ascii="Microsoft YaHei" w:hAnsi="Microsoft YaHei" w:cs="Microsoft YaHei"/>
                <w:b w:val="false"/>
                <w:bCs w:val="false"/>
                <w:i w:val="false"/>
                <w:iCs w:val="false"/>
                <w:color w:val="000000"/>
                <w:sz w:val="20"/>
                <w:szCs w:val="20"/>
              </w:rPr>
              <w:t>小时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占比 ≥</w:t>
            </w:r>
            <w:r>
              <w:rPr>
                <w:rFonts w:eastAsia="Microsoft YaHei" w:cs="Microsoft YaHei"/>
                <w:b w:val="false"/>
                <w:bCs w:val="false"/>
                <w:i w:val="false"/>
                <w:iCs w:val="false"/>
                <w:color w:val="000000"/>
                <w:sz w:val="20"/>
                <w:szCs w:val="20"/>
              </w:rPr>
              <w:t xml:space="preserve">60%,Web </w:t>
            </w:r>
            <w:r>
              <w:rPr>
                <w:rFonts w:ascii="Microsoft YaHei" w:hAnsi="Microsoft YaHei" w:cs="Microsoft YaHei"/>
                <w:b w:val="false"/>
                <w:bCs w:val="false"/>
                <w:i w:val="false"/>
                <w:iCs w:val="false"/>
                <w:color w:val="000000"/>
                <w:sz w:val="20"/>
                <w:szCs w:val="20"/>
              </w:rPr>
              <w:t>平台操作</w:t>
            </w:r>
            <w:r>
              <w:rPr>
                <w:rFonts w:eastAsia="Microsoft YaHei" w:cs="Microsoft YaHei"/>
                <w:b w:val="false"/>
                <w:bCs w:val="false"/>
                <w:i w:val="false"/>
                <w:iCs w:val="false"/>
                <w:color w:val="000000"/>
                <w:sz w:val="20"/>
                <w:szCs w:val="20"/>
              </w:rPr>
              <w:t xml:space="preserve">/CT </w:t>
            </w:r>
            <w:r>
              <w:rPr>
                <w:rFonts w:ascii="Microsoft YaHei" w:hAnsi="Microsoft YaHei" w:cs="Microsoft YaHei"/>
                <w:b w:val="false"/>
                <w:bCs w:val="false"/>
                <w:i w:val="false"/>
                <w:iCs w:val="false"/>
                <w:color w:val="000000"/>
                <w:sz w:val="20"/>
                <w:szCs w:val="20"/>
              </w:rPr>
              <w:t>维护</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故障排查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参训人员 </w:t>
            </w:r>
            <w:r>
              <w:rPr>
                <w:rFonts w:eastAsia="Microsoft YaHei" w:cs="Microsoft YaHei"/>
                <w:b w:val="false"/>
                <w:bCs w:val="false"/>
                <w:i w:val="false"/>
                <w:iCs w:val="false"/>
                <w:color w:val="000000"/>
                <w:sz w:val="20"/>
                <w:szCs w:val="20"/>
              </w:rPr>
              <w:t xml:space="preserve">3~4 </w:t>
            </w:r>
            <w:r>
              <w:rPr>
                <w:rFonts w:ascii="Microsoft YaHei" w:hAnsi="Microsoft YaHei" w:cs="Microsoft YaHei"/>
                <w:b w:val="false"/>
                <w:bCs w:val="false"/>
                <w:i w:val="false"/>
                <w:iCs w:val="false"/>
                <w:color w:val="000000"/>
                <w:sz w:val="20"/>
                <w:szCs w:val="20"/>
              </w:rPr>
              <w:t>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含培训教材、操作手册、培训记录与评估表</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4,500</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全套竣工文档</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系统拓扑图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网络结构图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电气接线图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端子图 </w:t>
            </w:r>
            <w:r>
              <w:rPr>
                <w:rFonts w:eastAsia="Microsoft YaHei" w:cs="Microsoft YaHei"/>
                <w:b w:val="false"/>
                <w:bCs w:val="false"/>
                <w:i w:val="false"/>
                <w:iCs w:val="false"/>
                <w:color w:val="000000"/>
                <w:sz w:val="20"/>
                <w:szCs w:val="20"/>
              </w:rPr>
              <w:t xml:space="preserve">· IO </w:t>
            </w:r>
            <w:r>
              <w:rPr>
                <w:rFonts w:ascii="Microsoft YaHei" w:hAnsi="Microsoft YaHei" w:cs="Microsoft YaHei"/>
                <w:b w:val="false"/>
                <w:bCs w:val="false"/>
                <w:i w:val="false"/>
                <w:iCs w:val="false"/>
                <w:color w:val="000000"/>
                <w:sz w:val="20"/>
                <w:szCs w:val="20"/>
              </w:rPr>
              <w:t>表</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通讯点表及配置文件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操作手册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维护手册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使用说明书</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数据字典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系统安装配置手册</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正版软件安装包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设备清单</w:t>
            </w:r>
            <w:r>
              <w:rPr>
                <w:rFonts w:eastAsia="Microsoft YaHei" w:cs="Microsoft YaHei"/>
                <w:b w:val="false"/>
                <w:bCs w:val="false"/>
                <w:i w:val="false"/>
                <w:iCs w:val="false"/>
                <w:color w:val="000000"/>
                <w:sz w:val="20"/>
                <w:szCs w:val="20"/>
              </w:rPr>
              <w:t xml:space="preserve">;License </w:t>
            </w:r>
            <w:r>
              <w:rPr>
                <w:rFonts w:ascii="Microsoft YaHei" w:hAnsi="Microsoft YaHei" w:cs="Microsoft YaHei"/>
                <w:b w:val="false"/>
                <w:bCs w:val="false"/>
                <w:i w:val="false"/>
                <w:iCs w:val="false"/>
                <w:color w:val="000000"/>
                <w:sz w:val="20"/>
                <w:szCs w:val="20"/>
              </w:rPr>
              <w:t>授权模式及数量说明</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3,000</w:t>
            </w:r>
          </w:p>
        </w:tc>
      </w:tr>
      <w:tr>
        <w:trPr/>
        <w:tc>
          <w:tcPr>
            <w:tcW w:w="3398"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F. </w:t>
            </w:r>
            <w:r>
              <w:rPr>
                <w:rFonts w:ascii="Microsoft YaHei" w:hAnsi="Microsoft YaHei" w:cs="Microsoft YaHei"/>
                <w:b/>
                <w:bCs/>
                <w:i w:val="false"/>
                <w:iCs w:val="false"/>
                <w:color w:val="000000"/>
                <w:sz w:val="22"/>
                <w:szCs w:val="22"/>
              </w:rPr>
              <w:t>小计</w:t>
            </w:r>
          </w:p>
        </w:tc>
        <w:tc>
          <w:tcPr>
            <w:tcW w:w="4702"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7,500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G. </w:t>
      </w:r>
      <w:r>
        <w:rPr>
          <w:rFonts w:ascii="Microsoft YaHei" w:hAnsi="Microsoft YaHei" w:cs="Microsoft YaHei"/>
          <w:b/>
          <w:bCs/>
          <w:i w:val="false"/>
          <w:iCs w:val="false"/>
          <w:color w:val="333333"/>
          <w:sz w:val="24"/>
          <w:szCs w:val="24"/>
        </w:rPr>
        <w:t>质保服务</w:t>
      </w:r>
    </w:p>
    <w:tbl>
      <w:tblPr>
        <w:tblW w:w="9360" w:type="dxa"/>
        <w:jc w:val="left"/>
        <w:tblInd w:w="0" w:type="dxa"/>
        <w:tblLayout w:type="fixed"/>
        <w:tblCellMar>
          <w:top w:w="80" w:type="dxa"/>
          <w:left w:w="120" w:type="dxa"/>
          <w:bottom w:w="80" w:type="dxa"/>
          <w:right w:w="120" w:type="dxa"/>
        </w:tblCellMar>
      </w:tblPr>
      <w:tblGrid>
        <w:gridCol w:w="3398"/>
        <w:gridCol w:w="4702"/>
        <w:gridCol w:w="1260"/>
      </w:tblGrid>
      <w:tr>
        <w:trPr>
          <w:tblHeader w:val="true"/>
        </w:trPr>
        <w:tc>
          <w:tcPr>
            <w:tcW w:w="3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年整机质保人工成本</w:t>
            </w:r>
          </w:p>
        </w:tc>
        <w:tc>
          <w:tcPr>
            <w:tcW w:w="4702"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终验收后提供 </w:t>
            </w: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年整机质保</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硬件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软件</w:t>
            </w:r>
            <w:r>
              <w:rPr>
                <w:rFonts w:eastAsia="Microsoft YaHei" w:cs="Microsoft YaHei"/>
                <w:b w:val="false"/>
                <w:bCs w:val="false"/>
                <w:i w:val="false"/>
                <w:iCs w:val="false"/>
                <w:color w:val="000000"/>
                <w:sz w:val="20"/>
                <w:szCs w:val="20"/>
              </w:rPr>
              <w:t xml:space="preserve">);4 </w:t>
            </w:r>
            <w:r>
              <w:rPr>
                <w:rFonts w:ascii="Microsoft YaHei" w:hAnsi="Microsoft YaHei" w:cs="Microsoft YaHei"/>
                <w:b w:val="false"/>
                <w:bCs w:val="false"/>
                <w:i w:val="false"/>
                <w:iCs w:val="false"/>
                <w:color w:val="000000"/>
                <w:sz w:val="20"/>
                <w:szCs w:val="20"/>
              </w:rPr>
              <w:t>小时响应</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电话</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远程</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24 </w:t>
            </w:r>
            <w:r>
              <w:rPr>
                <w:rFonts w:ascii="Microsoft YaHei" w:hAnsi="Microsoft YaHei" w:cs="Microsoft YaHei"/>
                <w:b w:val="false"/>
                <w:bCs w:val="false"/>
                <w:i w:val="false"/>
                <w:iCs w:val="false"/>
                <w:color w:val="000000"/>
                <w:sz w:val="20"/>
                <w:szCs w:val="20"/>
              </w:rPr>
              <w:t>小时到场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按自然时计算</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不区分工作日与非工作日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与技术方案 </w:t>
            </w:r>
            <w:r>
              <w:rPr>
                <w:rFonts w:eastAsia="Microsoft YaHei" w:cs="Microsoft YaHei"/>
                <w:b w:val="false"/>
                <w:bCs w:val="false"/>
                <w:i w:val="false"/>
                <w:iCs w:val="false"/>
                <w:color w:val="000000"/>
                <w:sz w:val="20"/>
                <w:szCs w:val="20"/>
              </w:rPr>
              <w:t xml:space="preserve">§11.3 </w:t>
            </w:r>
            <w:r>
              <w:rPr>
                <w:rFonts w:ascii="Microsoft YaHei" w:hAnsi="Microsoft YaHei" w:cs="Microsoft YaHei"/>
                <w:b w:val="false"/>
                <w:bCs w:val="false"/>
                <w:i w:val="false"/>
                <w:iCs w:val="false"/>
                <w:color w:val="000000"/>
                <w:sz w:val="20"/>
                <w:szCs w:val="20"/>
              </w:rPr>
              <w:t>一致</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每年 </w:t>
            </w:r>
            <w:r>
              <w:rPr>
                <w:rFonts w:eastAsia="Microsoft YaHei" w:cs="Microsoft YaHei"/>
                <w:b w:val="false"/>
                <w:bCs w:val="false"/>
                <w:i w:val="false"/>
                <w:iCs w:val="false"/>
                <w:color w:val="000000"/>
                <w:sz w:val="20"/>
                <w:szCs w:val="20"/>
              </w:rPr>
              <w:t xml:space="preserve">2 </w:t>
            </w:r>
            <w:r>
              <w:rPr>
                <w:rFonts w:ascii="Microsoft YaHei" w:hAnsi="Microsoft YaHei" w:cs="Microsoft YaHei"/>
                <w:b w:val="false"/>
                <w:bCs w:val="false"/>
                <w:i w:val="false"/>
                <w:iCs w:val="false"/>
                <w:color w:val="000000"/>
                <w:sz w:val="20"/>
                <w:szCs w:val="20"/>
              </w:rPr>
              <w:t>次定期巡检</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质保期文档与问题改进报告</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备件协调与更换</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8,500</w:t>
            </w:r>
          </w:p>
        </w:tc>
      </w:tr>
      <w:tr>
        <w:trPr/>
        <w:tc>
          <w:tcPr>
            <w:tcW w:w="3398"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G. </w:t>
            </w:r>
            <w:r>
              <w:rPr>
                <w:rFonts w:ascii="Microsoft YaHei" w:hAnsi="Microsoft YaHei" w:cs="Microsoft YaHei"/>
                <w:b/>
                <w:bCs/>
                <w:i w:val="false"/>
                <w:iCs w:val="false"/>
                <w:color w:val="000000"/>
                <w:sz w:val="22"/>
                <w:szCs w:val="22"/>
              </w:rPr>
              <w:t>小计</w:t>
            </w:r>
          </w:p>
        </w:tc>
        <w:tc>
          <w:tcPr>
            <w:tcW w:w="4702"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8,500</w:t>
            </w:r>
          </w:p>
        </w:tc>
      </w:tr>
    </w:tbl>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7000"/>
        <w:gridCol w:w="2359"/>
      </w:tblGrid>
      <w:tr>
        <w:trPr/>
        <w:tc>
          <w:tcPr>
            <w:tcW w:w="70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right"/>
              <w:rPr/>
            </w:pPr>
            <w:r>
              <w:rPr>
                <w:rFonts w:ascii="Microsoft YaHei" w:hAnsi="Microsoft YaHei" w:cs="Microsoft YaHei"/>
                <w:b/>
                <w:bCs/>
                <w:i w:val="false"/>
                <w:iCs w:val="false"/>
                <w:color w:val="000000"/>
                <w:sz w:val="24"/>
                <w:szCs w:val="24"/>
              </w:rPr>
              <w:t>软件开发与工程服务合计</w:t>
            </w:r>
            <w:r>
              <w:rPr>
                <w:rFonts w:eastAsia="Microsoft YaHei" w:cs="Microsoft YaHei"/>
                <w:b/>
                <w:bCs/>
                <w:i w:val="false"/>
                <w:iCs w:val="false"/>
                <w:color w:val="000000"/>
                <w:sz w:val="24"/>
                <w:szCs w:val="24"/>
              </w:rPr>
              <w:t>(A~G)</w:t>
            </w:r>
          </w:p>
        </w:tc>
        <w:tc>
          <w:tcPr>
            <w:tcW w:w="2359"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center"/>
              <w:rPr/>
            </w:pPr>
            <w:r>
              <w:rPr>
                <w:rFonts w:eastAsia="Microsoft YaHei" w:cs="Microsoft YaHei"/>
                <w:b/>
                <w:bCs/>
                <w:i w:val="false"/>
                <w:iCs w:val="false"/>
                <w:color w:val="1F4E79"/>
                <w:sz w:val="24"/>
                <w:szCs w:val="24"/>
              </w:rPr>
              <w:t>¥ 173,500.00</w:t>
            </w:r>
          </w:p>
        </w:tc>
      </w:tr>
    </w:tbl>
    <w:p>
      <w:pPr>
        <w:pStyle w:val="Heading1"/>
        <w:spacing w:before="360" w:after="160"/>
        <w:rPr/>
      </w:pPr>
      <w:r>
        <w:rPr>
          <w:rFonts w:ascii="Microsoft YaHei" w:hAnsi="Microsoft YaHei" w:cs="Microsoft YaHei"/>
          <w:b/>
          <w:bCs/>
          <w:i w:val="false"/>
          <w:iCs w:val="false"/>
          <w:color w:val="1F4E79"/>
          <w:sz w:val="36"/>
          <w:szCs w:val="36"/>
        </w:rPr>
        <w:t>四、报价汇总</w:t>
      </w:r>
    </w:p>
    <w:tbl>
      <w:tblPr>
        <w:tblW w:w="9360" w:type="dxa"/>
        <w:jc w:val="left"/>
        <w:tblInd w:w="0" w:type="dxa"/>
        <w:tblLayout w:type="fixed"/>
        <w:tblCellMar>
          <w:top w:w="80" w:type="dxa"/>
          <w:left w:w="120" w:type="dxa"/>
          <w:bottom w:w="80" w:type="dxa"/>
          <w:right w:w="120" w:type="dxa"/>
        </w:tblCellMar>
      </w:tblPr>
      <w:tblGrid>
        <w:gridCol w:w="4500"/>
        <w:gridCol w:w="2500"/>
        <w:gridCol w:w="2360"/>
      </w:tblGrid>
      <w:tr>
        <w:trPr>
          <w:tblHeader w:val="true"/>
        </w:trPr>
        <w:tc>
          <w:tcPr>
            <w:tcW w:w="45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    目</w:t>
            </w:r>
          </w:p>
        </w:tc>
        <w:tc>
          <w:tcPr>
            <w:tcW w:w="25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c>
          <w:tcPr>
            <w:tcW w:w="23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备    注</w:t>
            </w:r>
          </w:p>
        </w:tc>
      </w:tr>
      <w:tr>
        <w:trPr/>
        <w:tc>
          <w:tcPr>
            <w:tcW w:w="4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硬件设备合计</w:t>
            </w:r>
          </w:p>
        </w:tc>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center"/>
              <w:rPr/>
            </w:pPr>
            <w:r>
              <w:rPr>
                <w:rFonts w:eastAsia="Microsoft YaHei" w:cs="Microsoft YaHei"/>
                <w:b w:val="false"/>
                <w:bCs w:val="false"/>
                <w:i w:val="false"/>
                <w:iCs w:val="false"/>
                <w:color w:val="000000"/>
                <w:sz w:val="20"/>
                <w:szCs w:val="20"/>
              </w:rPr>
              <w:t>244,400.00</w:t>
            </w:r>
          </w:p>
        </w:tc>
        <w:tc>
          <w:tcPr>
            <w:tcW w:w="2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详见第二章</w:t>
            </w:r>
          </w:p>
        </w:tc>
      </w:tr>
      <w:tr>
        <w:trPr/>
        <w:tc>
          <w:tcPr>
            <w:tcW w:w="4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软件开发与工程服务合计</w:t>
            </w:r>
          </w:p>
        </w:tc>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center"/>
              <w:rPr/>
            </w:pPr>
            <w:r>
              <w:rPr>
                <w:rFonts w:eastAsia="Microsoft YaHei" w:cs="Microsoft YaHei"/>
                <w:b w:val="false"/>
                <w:bCs w:val="false"/>
                <w:i w:val="false"/>
                <w:iCs w:val="false"/>
                <w:color w:val="000000"/>
                <w:sz w:val="20"/>
                <w:szCs w:val="20"/>
              </w:rPr>
              <w:t>173,500.00</w:t>
            </w:r>
          </w:p>
        </w:tc>
        <w:tc>
          <w:tcPr>
            <w:tcW w:w="2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详见第三章</w:t>
            </w:r>
            <w:r>
              <w:rPr>
                <w:rFonts w:eastAsia="Microsoft YaHei" w:cs="Microsoft YaHei"/>
                <w:b w:val="false"/>
                <w:bCs w:val="false"/>
                <w:i w:val="false"/>
                <w:iCs w:val="false"/>
                <w:color w:val="000000"/>
                <w:sz w:val="20"/>
                <w:szCs w:val="20"/>
              </w:rPr>
              <w:t>(A~G)</w:t>
            </w:r>
          </w:p>
        </w:tc>
      </w:tr>
      <w:tr>
        <w:trPr/>
        <w:tc>
          <w:tcPr>
            <w:tcW w:w="45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Fonts w:ascii="Microsoft YaHei" w:hAnsi="Microsoft YaHei" w:cs="Microsoft YaHei"/>
                <w:b/>
                <w:bCs/>
                <w:i w:val="false"/>
                <w:iCs w:val="false"/>
                <w:color w:val="000000"/>
                <w:sz w:val="20"/>
                <w:szCs w:val="20"/>
              </w:rPr>
              <w:t>小计</w:t>
            </w:r>
            <w:r>
              <w:rPr>
                <w:rFonts w:eastAsia="Microsoft YaHei" w:cs="Microsoft YaHei"/>
                <w:b/>
                <w:bCs/>
                <w:i w:val="false"/>
                <w:iCs w:val="false"/>
                <w:color w:val="000000"/>
                <w:sz w:val="20"/>
                <w:szCs w:val="20"/>
              </w:rPr>
              <w:t>(</w:t>
            </w:r>
            <w:r>
              <w:rPr>
                <w:rFonts w:ascii="Microsoft YaHei" w:hAnsi="Microsoft YaHei" w:cs="Microsoft YaHei"/>
                <w:b/>
                <w:bCs/>
                <w:i w:val="false"/>
                <w:iCs w:val="false"/>
                <w:color w:val="000000"/>
                <w:sz w:val="20"/>
                <w:szCs w:val="20"/>
              </w:rPr>
              <w:t>不含税</w:t>
            </w:r>
            <w:r>
              <w:rPr>
                <w:rFonts w:eastAsia="Microsoft YaHei" w:cs="Microsoft YaHei"/>
                <w:b/>
                <w:bCs/>
                <w:i w:val="false"/>
                <w:iCs w:val="false"/>
                <w:color w:val="000000"/>
                <w:sz w:val="20"/>
                <w:szCs w:val="20"/>
              </w:rPr>
              <w:t>)</w:t>
            </w:r>
          </w:p>
        </w:tc>
        <w:tc>
          <w:tcPr>
            <w:tcW w:w="25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0"/>
                <w:szCs w:val="20"/>
              </w:rPr>
              <w:t>417,900.00</w:t>
            </w:r>
          </w:p>
        </w:tc>
        <w:tc>
          <w:tcPr>
            <w:tcW w:w="23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r>
      <w:tr>
        <w:trPr/>
        <w:tc>
          <w:tcPr>
            <w:tcW w:w="4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增值税</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综合税率 </w:t>
            </w:r>
            <w:r>
              <w:rPr>
                <w:rFonts w:eastAsia="Microsoft YaHei" w:cs="Microsoft YaHei"/>
                <w:b w:val="false"/>
                <w:bCs w:val="false"/>
                <w:i w:val="false"/>
                <w:iCs w:val="false"/>
                <w:color w:val="000000"/>
                <w:sz w:val="20"/>
                <w:szCs w:val="20"/>
              </w:rPr>
              <w:t>~10%)</w:t>
            </w:r>
          </w:p>
        </w:tc>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center"/>
              <w:rPr/>
            </w:pPr>
            <w:r>
              <w:rPr>
                <w:rFonts w:eastAsia="Microsoft YaHei" w:cs="Microsoft YaHei"/>
                <w:b w:val="false"/>
                <w:bCs w:val="false"/>
                <w:i w:val="false"/>
                <w:iCs w:val="false"/>
                <w:color w:val="000000"/>
                <w:sz w:val="20"/>
                <w:szCs w:val="20"/>
              </w:rPr>
              <w:t>41,790.00</w:t>
            </w:r>
          </w:p>
        </w:tc>
        <w:tc>
          <w:tcPr>
            <w:tcW w:w="2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按实际适用税率结算</w:t>
            </w:r>
          </w:p>
        </w:tc>
      </w:tr>
      <w:tr>
        <w:trPr/>
        <w:tc>
          <w:tcPr>
            <w:tcW w:w="45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ascii="Microsoft YaHei" w:hAnsi="Microsoft YaHei" w:cs="Microsoft YaHei"/>
                <w:b/>
                <w:bCs/>
                <w:i w:val="false"/>
                <w:iCs w:val="false"/>
                <w:color w:val="000000"/>
                <w:sz w:val="24"/>
                <w:szCs w:val="24"/>
              </w:rPr>
              <w:t>项目总价</w:t>
            </w:r>
            <w:r>
              <w:rPr>
                <w:rFonts w:eastAsia="Microsoft YaHei" w:cs="Microsoft YaHei"/>
                <w:b/>
                <w:bCs/>
                <w:i w:val="false"/>
                <w:iCs w:val="false"/>
                <w:color w:val="000000"/>
                <w:sz w:val="24"/>
                <w:szCs w:val="24"/>
              </w:rPr>
              <w:t>(</w:t>
            </w:r>
            <w:r>
              <w:rPr>
                <w:rFonts w:ascii="Microsoft YaHei" w:hAnsi="Microsoft YaHei" w:cs="Microsoft YaHei"/>
                <w:b/>
                <w:bCs/>
                <w:i w:val="false"/>
                <w:iCs w:val="false"/>
                <w:color w:val="000000"/>
                <w:sz w:val="24"/>
                <w:szCs w:val="24"/>
              </w:rPr>
              <w:t>含税</w:t>
            </w:r>
            <w:r>
              <w:rPr>
                <w:rFonts w:eastAsia="Microsoft YaHei" w:cs="Microsoft YaHei"/>
                <w:b/>
                <w:bCs/>
                <w:i w:val="false"/>
                <w:iCs w:val="false"/>
                <w:color w:val="000000"/>
                <w:sz w:val="24"/>
                <w:szCs w:val="24"/>
              </w:rPr>
              <w:t>)</w:t>
            </w:r>
          </w:p>
        </w:tc>
        <w:tc>
          <w:tcPr>
            <w:tcW w:w="25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center"/>
              <w:rPr/>
            </w:pPr>
            <w:r>
              <w:rPr>
                <w:rFonts w:eastAsia="Microsoft YaHei" w:cs="Microsoft YaHei"/>
                <w:b/>
                <w:bCs/>
                <w:i w:val="false"/>
                <w:iCs w:val="false"/>
                <w:color w:val="1F4E79"/>
                <w:sz w:val="26"/>
                <w:szCs w:val="26"/>
              </w:rPr>
              <w:t>¥ 459,690.00</w:t>
            </w:r>
          </w:p>
        </w:tc>
        <w:tc>
          <w:tcPr>
            <w:tcW w:w="236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ascii="Microsoft YaHei" w:hAnsi="Microsoft YaHei" w:cs="Microsoft YaHei"/>
                <w:b/>
                <w:bCs/>
                <w:i w:val="false"/>
                <w:iCs w:val="false"/>
                <w:color w:val="000000"/>
                <w:sz w:val="20"/>
                <w:szCs w:val="20"/>
              </w:rPr>
              <w:t>最终报价以合同为准</w:t>
            </w:r>
          </w:p>
        </w:tc>
      </w:tr>
    </w:tbl>
    <w:p>
      <w:pPr>
        <w:pStyle w:val="Normal"/>
        <w:spacing w:before="60" w:after="60"/>
        <w:rPr/>
      </w:pPr>
      <w:r>
        <w:rPr/>
      </w:r>
    </w:p>
    <w:p>
      <w:pPr>
        <w:pStyle w:val="Normal"/>
        <w:spacing w:before="200" w:after="200"/>
        <w:ind w:firstLine="420"/>
        <w:jc w:val="center"/>
        <w:rPr/>
      </w:pPr>
      <w:r>
        <w:rPr>
          <w:rFonts w:ascii="Microsoft YaHei" w:hAnsi="Microsoft YaHei" w:cs="Microsoft YaHei"/>
          <w:b/>
          <w:bCs/>
          <w:i w:val="false"/>
          <w:iCs w:val="false"/>
          <w:color w:val="1F4E79"/>
          <w:sz w:val="24"/>
          <w:szCs w:val="24"/>
        </w:rPr>
        <w:t>大写</w:t>
      </w:r>
      <w:r>
        <w:rPr>
          <w:rFonts w:eastAsia="Microsoft YaHei" w:cs="Microsoft YaHei"/>
          <w:b/>
          <w:bCs/>
          <w:i w:val="false"/>
          <w:iCs w:val="false"/>
          <w:color w:val="1F4E79"/>
          <w:sz w:val="24"/>
          <w:szCs w:val="24"/>
        </w:rPr>
        <w:t>:</w:t>
      </w:r>
      <w:r>
        <w:rPr>
          <w:rFonts w:ascii="Microsoft YaHei" w:hAnsi="Microsoft YaHei" w:cs="Microsoft YaHei"/>
          <w:b/>
          <w:bCs/>
          <w:i w:val="false"/>
          <w:iCs w:val="false"/>
          <w:color w:val="1F4E79"/>
          <w:sz w:val="24"/>
          <w:szCs w:val="24"/>
        </w:rPr>
        <w:t>人民币 肆拾伍万玖仟陆佰玖拾元整</w:t>
      </w:r>
    </w:p>
    <w:p>
      <w:pPr>
        <w:pStyle w:val="Heading1"/>
        <w:spacing w:before="360" w:after="160"/>
        <w:rPr/>
      </w:pPr>
      <w:r>
        <w:rPr>
          <w:rFonts w:ascii="Microsoft YaHei" w:hAnsi="Microsoft YaHei" w:cs="Microsoft YaHei"/>
          <w:b/>
          <w:bCs/>
          <w:i w:val="false"/>
          <w:iCs w:val="false"/>
          <w:color w:val="1F4E79"/>
          <w:sz w:val="36"/>
          <w:szCs w:val="36"/>
        </w:rPr>
        <w:t>五、报价构成占比分析</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为便于甲方评审</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下表按费用大类汇总占比分布</w:t>
      </w:r>
      <w:r>
        <w:rPr>
          <w:rFonts w:eastAsia="Microsoft YaHei" w:cs="Microsoft YaHei"/>
          <w:b w:val="false"/>
          <w:bCs w:val="false"/>
          <w:i w:val="false"/>
          <w:iCs w:val="false"/>
          <w:color w:val="000000"/>
          <w:sz w:val="22"/>
          <w:szCs w:val="22"/>
        </w:rPr>
        <w:t>:</w:t>
      </w:r>
    </w:p>
    <w:tbl>
      <w:tblPr>
        <w:tblW w:w="9360" w:type="dxa"/>
        <w:jc w:val="left"/>
        <w:tblInd w:w="0" w:type="dxa"/>
        <w:tblLayout w:type="fixed"/>
        <w:tblCellMar>
          <w:top w:w="80" w:type="dxa"/>
          <w:left w:w="120" w:type="dxa"/>
          <w:bottom w:w="80" w:type="dxa"/>
          <w:right w:w="120" w:type="dxa"/>
        </w:tblCellMar>
      </w:tblPr>
      <w:tblGrid>
        <w:gridCol w:w="3200"/>
        <w:gridCol w:w="1800"/>
        <w:gridCol w:w="1400"/>
        <w:gridCol w:w="29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费用大类</w:t>
            </w:r>
          </w:p>
        </w:tc>
        <w:tc>
          <w:tcPr>
            <w:tcW w:w="18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c>
          <w:tcPr>
            <w:tcW w:w="14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占比</w:t>
            </w:r>
          </w:p>
        </w:tc>
        <w:tc>
          <w:tcPr>
            <w:tcW w:w="2959"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主要构成</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硬件设备</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244,400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58.1%</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显示屏</w:t>
            </w:r>
            <w:r>
              <w:rPr>
                <w:rFonts w:eastAsia="Microsoft YaHei" w:cs="Microsoft YaHei"/>
                <w:b w:val="false"/>
                <w:bCs w:val="false"/>
                <w:i w:val="false"/>
                <w:iCs w:val="false"/>
                <w:color w:val="000000"/>
                <w:sz w:val="20"/>
                <w:szCs w:val="20"/>
              </w:rPr>
              <w:t xml:space="preserve">(21.2%)+ </w:t>
            </w:r>
            <w:r>
              <w:rPr>
                <w:rFonts w:ascii="Microsoft YaHei" w:hAnsi="Microsoft YaHei" w:cs="Microsoft YaHei"/>
                <w:b w:val="false"/>
                <w:bCs w:val="false"/>
                <w:i w:val="false"/>
                <w:iCs w:val="false"/>
                <w:color w:val="000000"/>
                <w:sz w:val="20"/>
                <w:szCs w:val="20"/>
              </w:rPr>
              <w:t>交换机</w:t>
            </w:r>
            <w:r>
              <w:rPr>
                <w:rFonts w:eastAsia="Microsoft YaHei" w:cs="Microsoft YaHei"/>
                <w:b w:val="false"/>
                <w:bCs w:val="false"/>
                <w:i w:val="false"/>
                <w:iCs w:val="false"/>
                <w:color w:val="000000"/>
                <w:sz w:val="20"/>
                <w:szCs w:val="20"/>
              </w:rPr>
              <w:t xml:space="preserve">(16.3%)+ </w:t>
            </w:r>
            <w:r>
              <w:rPr>
                <w:rFonts w:ascii="Microsoft YaHei" w:hAnsi="Microsoft YaHei" w:cs="Microsoft YaHei"/>
                <w:b w:val="false"/>
                <w:bCs w:val="false"/>
                <w:i w:val="false"/>
                <w:iCs w:val="false"/>
                <w:color w:val="000000"/>
                <w:sz w:val="20"/>
                <w:szCs w:val="20"/>
              </w:rPr>
              <w:t>工控机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工业网关</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机柜</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布线</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软件开发</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109,800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26.5%</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工控机服务端 </w:t>
            </w:r>
            <w:r>
              <w:rPr>
                <w:rFonts w:eastAsia="Microsoft YaHei" w:cs="Microsoft YaHei"/>
                <w:b w:val="false"/>
                <w:bCs w:val="false"/>
                <w:i w:val="false"/>
                <w:iCs w:val="false"/>
                <w:color w:val="000000"/>
                <w:sz w:val="20"/>
                <w:szCs w:val="20"/>
              </w:rPr>
              <w:t xml:space="preserve">+ Web </w:t>
            </w:r>
            <w:r>
              <w:rPr>
                <w:rFonts w:ascii="Microsoft YaHei" w:hAnsi="Microsoft YaHei" w:cs="Microsoft YaHei"/>
                <w:b w:val="false"/>
                <w:bCs w:val="false"/>
                <w:i w:val="false"/>
                <w:iCs w:val="false"/>
                <w:color w:val="000000"/>
                <w:sz w:val="20"/>
                <w:szCs w:val="20"/>
              </w:rPr>
              <w:t xml:space="preserve">平台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显示屏 </w:t>
            </w:r>
            <w:r>
              <w:rPr>
                <w:rFonts w:eastAsia="Microsoft YaHei" w:cs="Microsoft YaHei"/>
                <w:b w:val="false"/>
                <w:bCs w:val="false"/>
                <w:i w:val="false"/>
                <w:iCs w:val="false"/>
                <w:color w:val="000000"/>
                <w:sz w:val="20"/>
                <w:szCs w:val="20"/>
              </w:rPr>
              <w:t xml:space="preserve">App + </w:t>
            </w:r>
            <w:r>
              <w:rPr>
                <w:rFonts w:ascii="Microsoft YaHei" w:hAnsi="Microsoft YaHei" w:cs="Microsoft YaHei"/>
                <w:b w:val="false"/>
                <w:bCs w:val="false"/>
                <w:i w:val="false"/>
                <w:iCs w:val="false"/>
                <w:color w:val="000000"/>
                <w:sz w:val="20"/>
                <w:szCs w:val="20"/>
              </w:rPr>
              <w:t xml:space="preserve">数据库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集成</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系统集成与调试</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22,800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5.5%</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 xml:space="preserve">通信适配 </w:t>
            </w:r>
            <w:r>
              <w:rPr>
                <w:rFonts w:eastAsia="Microsoft YaHei" w:cs="Microsoft YaHei"/>
                <w:b w:val="false"/>
                <w:bCs w:val="false"/>
                <w:i w:val="false"/>
                <w:iCs w:val="false"/>
                <w:color w:val="000000"/>
                <w:sz w:val="20"/>
                <w:szCs w:val="20"/>
              </w:rPr>
              <w:t xml:space="preserve">+ 40 </w:t>
            </w:r>
            <w:r>
              <w:rPr>
                <w:rFonts w:ascii="Microsoft YaHei" w:hAnsi="Microsoft YaHei" w:cs="Microsoft YaHei"/>
                <w:b w:val="false"/>
                <w:bCs w:val="false"/>
                <w:i w:val="false"/>
                <w:iCs w:val="false"/>
                <w:color w:val="000000"/>
                <w:sz w:val="20"/>
                <w:szCs w:val="20"/>
              </w:rPr>
              <w:t xml:space="preserve">工位联调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测试整改</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现场安装施工</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20,000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4.8%</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显示屏安装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机柜桥架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综合布线</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配套安装</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0.7%</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P606 RFID </w:t>
            </w:r>
            <w:r>
              <w:rPr>
                <w:rFonts w:ascii="Microsoft YaHei" w:hAnsi="Microsoft YaHei" w:cs="Microsoft YaHei"/>
                <w:b w:val="false"/>
                <w:bCs w:val="false"/>
                <w:i w:val="false"/>
                <w:iCs w:val="false"/>
                <w:color w:val="000000"/>
                <w:sz w:val="20"/>
                <w:szCs w:val="20"/>
              </w:rPr>
              <w:t>安装布线</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试运行支持</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4,000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1.0%</w:t>
            </w:r>
          </w:p>
        </w:tc>
        <w:tc>
          <w:tcPr>
            <w:tcW w:w="2959"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30 </w:t>
            </w:r>
            <w:r>
              <w:rPr>
                <w:rFonts w:ascii="Microsoft YaHei" w:hAnsi="Microsoft YaHei" w:cs="Microsoft YaHei"/>
                <w:b w:val="false"/>
                <w:bCs w:val="false"/>
                <w:i w:val="false"/>
                <w:iCs w:val="false"/>
                <w:color w:val="000000"/>
                <w:sz w:val="20"/>
                <w:szCs w:val="20"/>
              </w:rPr>
              <w:t xml:space="preserve">天驻场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性能验证</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培训与文档</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7,500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1.8%</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≥8h </w:t>
            </w:r>
            <w:r>
              <w:rPr>
                <w:rFonts w:ascii="Microsoft YaHei" w:hAnsi="Microsoft YaHei" w:cs="Microsoft YaHei"/>
                <w:b w:val="false"/>
                <w:bCs w:val="false"/>
                <w:i w:val="false"/>
                <w:iCs w:val="false"/>
                <w:color w:val="000000"/>
                <w:sz w:val="20"/>
                <w:szCs w:val="20"/>
              </w:rPr>
              <w:t xml:space="preserve">培训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全套竣工文档</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质保服务</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8,500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w:t>
            </w:r>
          </w:p>
        </w:tc>
        <w:tc>
          <w:tcPr>
            <w:tcW w:w="2959"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年整机质保人工</w:t>
            </w:r>
          </w:p>
        </w:tc>
      </w:tr>
      <w:tr>
        <w:trPr/>
        <w:tc>
          <w:tcPr>
            <w:tcW w:w="32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Fonts w:ascii="Microsoft YaHei" w:hAnsi="Microsoft YaHei" w:cs="Microsoft YaHei"/>
                <w:b/>
                <w:bCs/>
                <w:i w:val="false"/>
                <w:iCs w:val="false"/>
                <w:color w:val="000000"/>
                <w:sz w:val="20"/>
                <w:szCs w:val="20"/>
              </w:rPr>
              <w:t>不含税合计</w:t>
            </w:r>
          </w:p>
        </w:tc>
        <w:tc>
          <w:tcPr>
            <w:tcW w:w="18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Fonts w:eastAsia="Microsoft YaHei" w:cs="Microsoft YaHei"/>
                <w:b/>
                <w:bCs/>
                <w:i w:val="false"/>
                <w:iCs w:val="false"/>
                <w:color w:val="1F4E79"/>
                <w:sz w:val="20"/>
                <w:szCs w:val="20"/>
              </w:rPr>
              <w:t>417,900</w:t>
            </w:r>
          </w:p>
        </w:tc>
        <w:tc>
          <w:tcPr>
            <w:tcW w:w="14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Fonts w:eastAsia="Microsoft YaHei" w:cs="Microsoft YaHei"/>
                <w:b/>
                <w:bCs/>
                <w:i w:val="false"/>
                <w:iCs w:val="false"/>
                <w:color w:val="000000"/>
                <w:sz w:val="20"/>
                <w:szCs w:val="20"/>
              </w:rPr>
              <w:t>100%</w:t>
            </w:r>
          </w:p>
        </w:tc>
        <w:tc>
          <w:tcPr>
            <w:tcW w:w="2959"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r>
    </w:tbl>
    <w:p>
      <w:pPr>
        <w:pStyle w:val="Normal"/>
        <w:spacing w:lineRule="exact" w:line="300" w:before="120" w:after="60"/>
        <w:ind w:firstLine="420"/>
        <w:jc w:val="both"/>
        <w:rPr/>
      </w:pPr>
      <w:r>
        <w:rPr>
          <w:rFonts w:ascii="Microsoft YaHei" w:hAnsi="Microsoft YaHei" w:cs="Microsoft YaHei"/>
          <w:b w:val="false"/>
          <w:bCs w:val="false"/>
          <w:i/>
          <w:iCs/>
          <w:color w:val="666666"/>
          <w:sz w:val="22"/>
          <w:szCs w:val="22"/>
        </w:rPr>
        <w:t>注</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试运行支持与质保服务在 </w:t>
      </w:r>
      <w:r>
        <w:rPr>
          <w:rFonts w:eastAsia="Microsoft YaHei" w:cs="Microsoft YaHei"/>
          <w:b w:val="false"/>
          <w:bCs w:val="false"/>
          <w:i/>
          <w:iCs/>
          <w:color w:val="666666"/>
          <w:sz w:val="22"/>
          <w:szCs w:val="22"/>
        </w:rPr>
        <w:t xml:space="preserve">V6.3 </w:t>
      </w:r>
      <w:r>
        <w:rPr>
          <w:rFonts w:ascii="Microsoft YaHei" w:hAnsi="Microsoft YaHei" w:cs="Microsoft YaHei"/>
          <w:b w:val="false"/>
          <w:bCs w:val="false"/>
          <w:i/>
          <w:iCs/>
          <w:color w:val="666666"/>
          <w:sz w:val="22"/>
          <w:szCs w:val="22"/>
        </w:rPr>
        <w:t>基础上新增独立列项</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工作内容含在交钥匙范围内。</w:t>
      </w:r>
      <w:r>
        <w:rPr>
          <w:rFonts w:eastAsia="Microsoft YaHei" w:cs="Microsoft YaHei"/>
          <w:b w:val="false"/>
          <w:bCs w:val="false"/>
          <w:i/>
          <w:iCs/>
          <w:color w:val="666666"/>
          <w:sz w:val="22"/>
          <w:szCs w:val="22"/>
        </w:rPr>
        <w:t xml:space="preserve">V7.3 </w:t>
      </w:r>
      <w:r>
        <w:rPr>
          <w:rFonts w:ascii="Microsoft YaHei" w:hAnsi="Microsoft YaHei" w:cs="Microsoft YaHei"/>
          <w:b w:val="false"/>
          <w:bCs w:val="false"/>
          <w:i/>
          <w:iCs/>
          <w:color w:val="666666"/>
          <w:sz w:val="22"/>
          <w:szCs w:val="22"/>
        </w:rPr>
        <w:t xml:space="preserve">较 </w:t>
      </w:r>
      <w:r>
        <w:rPr>
          <w:rFonts w:eastAsia="Microsoft YaHei" w:cs="Microsoft YaHei"/>
          <w:b w:val="false"/>
          <w:bCs w:val="false"/>
          <w:i/>
          <w:iCs/>
          <w:color w:val="666666"/>
          <w:sz w:val="22"/>
          <w:szCs w:val="22"/>
        </w:rPr>
        <w:t xml:space="preserve">V7.2 </w:t>
      </w:r>
      <w:r>
        <w:rPr>
          <w:rFonts w:ascii="Microsoft YaHei" w:hAnsi="Microsoft YaHei" w:cs="Microsoft YaHei"/>
          <w:b w:val="false"/>
          <w:bCs w:val="false"/>
          <w:i/>
          <w:iCs/>
          <w:color w:val="666666"/>
          <w:sz w:val="22"/>
          <w:szCs w:val="22"/>
        </w:rPr>
        <w:t>优化服务子项内部分配以匹配实际成本</w:t>
      </w:r>
      <w:r>
        <w:rPr>
          <w:rFonts w:eastAsia="Microsoft YaHei" w:cs="Microsoft YaHei"/>
          <w:b w:val="false"/>
          <w:bCs w:val="false"/>
          <w:i/>
          <w:iCs/>
          <w:color w:val="666666"/>
          <w:sz w:val="22"/>
          <w:szCs w:val="22"/>
        </w:rPr>
        <w:t>:A.</w:t>
      </w:r>
      <w:r>
        <w:rPr>
          <w:rFonts w:ascii="Microsoft YaHei" w:hAnsi="Microsoft YaHei" w:cs="Microsoft YaHei"/>
          <w:b w:val="false"/>
          <w:bCs w:val="false"/>
          <w:i/>
          <w:iCs/>
          <w:color w:val="666666"/>
          <w:sz w:val="22"/>
          <w:szCs w:val="22"/>
        </w:rPr>
        <w:t>软件开发</w:t>
      </w:r>
      <w:r>
        <w:rPr>
          <w:rFonts w:eastAsia="Microsoft YaHei" w:cs="Microsoft YaHei"/>
          <w:b w:val="false"/>
          <w:bCs w:val="false"/>
          <w:i/>
          <w:iCs/>
          <w:color w:val="666666"/>
          <w:sz w:val="22"/>
          <w:szCs w:val="22"/>
        </w:rPr>
        <w:t>-10,200(</w:t>
      </w:r>
      <w:r>
        <w:rPr>
          <w:rFonts w:ascii="Microsoft YaHei" w:hAnsi="Microsoft YaHei" w:cs="Microsoft YaHei"/>
          <w:b w:val="false"/>
          <w:bCs w:val="false"/>
          <w:i/>
          <w:iCs/>
          <w:color w:val="666666"/>
          <w:sz w:val="22"/>
          <w:szCs w:val="22"/>
        </w:rPr>
        <w:t xml:space="preserve">因甲方提供 </w:t>
      </w:r>
      <w:r>
        <w:rPr>
          <w:rFonts w:eastAsia="Microsoft YaHei" w:cs="Microsoft YaHei"/>
          <w:b w:val="false"/>
          <w:bCs w:val="false"/>
          <w:i/>
          <w:iCs/>
          <w:color w:val="666666"/>
          <w:sz w:val="22"/>
          <w:szCs w:val="22"/>
        </w:rPr>
        <w:t xml:space="preserve">Oracle </w:t>
      </w:r>
      <w:r>
        <w:rPr>
          <w:rFonts w:ascii="Microsoft YaHei" w:hAnsi="Microsoft YaHei" w:cs="Microsoft YaHei"/>
          <w:b w:val="false"/>
          <w:bCs w:val="false"/>
          <w:i/>
          <w:iCs/>
          <w:color w:val="666666"/>
          <w:sz w:val="22"/>
          <w:szCs w:val="22"/>
        </w:rPr>
        <w:t>减少数据库设计工作</w:t>
      </w:r>
      <w:r>
        <w:rPr>
          <w:rFonts w:eastAsia="Microsoft YaHei" w:cs="Microsoft YaHei"/>
          <w:b w:val="false"/>
          <w:bCs w:val="false"/>
          <w:i/>
          <w:iCs/>
          <w:color w:val="666666"/>
          <w:sz w:val="22"/>
          <w:szCs w:val="22"/>
        </w:rPr>
        <w:t>);E.</w:t>
      </w:r>
      <w:r>
        <w:rPr>
          <w:rFonts w:ascii="Microsoft YaHei" w:hAnsi="Microsoft YaHei" w:cs="Microsoft YaHei"/>
          <w:b w:val="false"/>
          <w:bCs w:val="false"/>
          <w:i/>
          <w:iCs/>
          <w:color w:val="666666"/>
          <w:sz w:val="22"/>
          <w:szCs w:val="22"/>
        </w:rPr>
        <w:t>试运行</w:t>
      </w:r>
      <w:r>
        <w:rPr>
          <w:rFonts w:eastAsia="Microsoft YaHei" w:cs="Microsoft YaHei"/>
          <w:b w:val="false"/>
          <w:bCs w:val="false"/>
          <w:i/>
          <w:iCs/>
          <w:color w:val="666666"/>
          <w:sz w:val="22"/>
          <w:szCs w:val="22"/>
        </w:rPr>
        <w:t>+1,000</w:t>
      </w:r>
      <w:r>
        <w:rPr>
          <w:rFonts w:ascii="Microsoft YaHei" w:hAnsi="Microsoft YaHei" w:cs="Microsoft YaHei"/>
          <w:b w:val="false"/>
          <w:bCs w:val="false"/>
          <w:i/>
          <w:iCs/>
          <w:color w:val="666666"/>
          <w:sz w:val="22"/>
          <w:szCs w:val="22"/>
        </w:rPr>
        <w:t>、</w:t>
      </w:r>
      <w:r>
        <w:rPr>
          <w:rFonts w:eastAsia="Microsoft YaHei" w:cs="Microsoft YaHei"/>
          <w:b w:val="false"/>
          <w:bCs w:val="false"/>
          <w:i/>
          <w:iCs/>
          <w:color w:val="666666"/>
          <w:sz w:val="22"/>
          <w:szCs w:val="22"/>
        </w:rPr>
        <w:t>F.</w:t>
      </w:r>
      <w:r>
        <w:rPr>
          <w:rFonts w:ascii="Microsoft YaHei" w:hAnsi="Microsoft YaHei" w:cs="Microsoft YaHei"/>
          <w:b w:val="false"/>
          <w:bCs w:val="false"/>
          <w:i/>
          <w:iCs/>
          <w:color w:val="666666"/>
          <w:sz w:val="22"/>
          <w:szCs w:val="22"/>
        </w:rPr>
        <w:t>培训</w:t>
      </w:r>
      <w:r>
        <w:rPr>
          <w:rFonts w:eastAsia="Microsoft YaHei" w:cs="Microsoft YaHei"/>
          <w:b w:val="false"/>
          <w:bCs w:val="false"/>
          <w:i/>
          <w:iCs/>
          <w:color w:val="666666"/>
          <w:sz w:val="22"/>
          <w:szCs w:val="22"/>
        </w:rPr>
        <w:t>+2,500</w:t>
      </w:r>
      <w:r>
        <w:rPr>
          <w:rFonts w:ascii="Microsoft YaHei" w:hAnsi="Microsoft YaHei" w:cs="Microsoft YaHei"/>
          <w:b w:val="false"/>
          <w:bCs w:val="false"/>
          <w:i/>
          <w:iCs/>
          <w:color w:val="666666"/>
          <w:sz w:val="22"/>
          <w:szCs w:val="22"/>
        </w:rPr>
        <w:t>、</w:t>
      </w:r>
      <w:r>
        <w:rPr>
          <w:rFonts w:eastAsia="Microsoft YaHei" w:cs="Microsoft YaHei"/>
          <w:b w:val="false"/>
          <w:bCs w:val="false"/>
          <w:i/>
          <w:iCs/>
          <w:color w:val="666666"/>
          <w:sz w:val="22"/>
          <w:szCs w:val="22"/>
        </w:rPr>
        <w:t>G.</w:t>
      </w:r>
      <w:r>
        <w:rPr>
          <w:rFonts w:ascii="Microsoft YaHei" w:hAnsi="Microsoft YaHei" w:cs="Microsoft YaHei"/>
          <w:b w:val="false"/>
          <w:bCs w:val="false"/>
          <w:i/>
          <w:iCs/>
          <w:color w:val="666666"/>
          <w:sz w:val="22"/>
          <w:szCs w:val="22"/>
        </w:rPr>
        <w:t>质保</w:t>
      </w:r>
      <w:r>
        <w:rPr>
          <w:rFonts w:eastAsia="Microsoft YaHei" w:cs="Microsoft YaHei"/>
          <w:b w:val="false"/>
          <w:bCs w:val="false"/>
          <w:i/>
          <w:iCs/>
          <w:color w:val="666666"/>
          <w:sz w:val="22"/>
          <w:szCs w:val="22"/>
        </w:rPr>
        <w:t>+6,500(</w:t>
      </w:r>
      <w:r>
        <w:rPr>
          <w:rFonts w:ascii="Microsoft YaHei" w:hAnsi="Microsoft YaHei" w:cs="Microsoft YaHei"/>
          <w:b w:val="false"/>
          <w:bCs w:val="false"/>
          <w:i/>
          <w:iCs/>
          <w:color w:val="666666"/>
          <w:sz w:val="22"/>
          <w:szCs w:val="22"/>
        </w:rPr>
        <w:t>规避质量服务亏损风险</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。服务合计 </w:t>
      </w:r>
      <w:r>
        <w:rPr>
          <w:rFonts w:eastAsia="Microsoft YaHei" w:cs="Microsoft YaHei"/>
          <w:b w:val="false"/>
          <w:bCs w:val="false"/>
          <w:i/>
          <w:iCs/>
          <w:color w:val="666666"/>
          <w:sz w:val="22"/>
          <w:szCs w:val="22"/>
        </w:rPr>
        <w:t xml:space="preserve">173,500 </w:t>
      </w:r>
      <w:r>
        <w:rPr>
          <w:rFonts w:ascii="Microsoft YaHei" w:hAnsi="Microsoft YaHei" w:cs="Microsoft YaHei"/>
          <w:b w:val="false"/>
          <w:bCs w:val="false"/>
          <w:i/>
          <w:iCs/>
          <w:color w:val="666666"/>
          <w:sz w:val="22"/>
          <w:szCs w:val="22"/>
        </w:rPr>
        <w:t>不变。</w:t>
      </w:r>
      <w:r>
        <w:rPr>
          <w:rFonts w:eastAsia="Microsoft YaHei" w:cs="Microsoft YaHei"/>
          <w:b w:val="false"/>
          <w:bCs w:val="false"/>
          <w:i/>
          <w:iCs/>
          <w:color w:val="666666"/>
          <w:sz w:val="22"/>
          <w:szCs w:val="22"/>
        </w:rPr>
        <w:t xml:space="preserve">V8.3 </w:t>
      </w:r>
      <w:r>
        <w:rPr>
          <w:rFonts w:ascii="Microsoft YaHei" w:hAnsi="Microsoft YaHei" w:cs="Microsoft YaHei"/>
          <w:b w:val="false"/>
          <w:bCs w:val="false"/>
          <w:i/>
          <w:iCs/>
          <w:color w:val="666666"/>
          <w:sz w:val="22"/>
          <w:szCs w:val="22"/>
        </w:rPr>
        <w:t xml:space="preserve">较 </w:t>
      </w:r>
      <w:r>
        <w:rPr>
          <w:rFonts w:eastAsia="Microsoft YaHei" w:cs="Microsoft YaHei"/>
          <w:b w:val="false"/>
          <w:bCs w:val="false"/>
          <w:i/>
          <w:iCs/>
          <w:color w:val="666666"/>
          <w:sz w:val="22"/>
          <w:szCs w:val="22"/>
        </w:rPr>
        <w:t xml:space="preserve">V8.0 </w:t>
      </w:r>
      <w:r>
        <w:rPr>
          <w:rFonts w:ascii="Microsoft YaHei" w:hAnsi="Microsoft YaHei" w:cs="Microsoft YaHei"/>
          <w:b w:val="false"/>
          <w:bCs w:val="false"/>
          <w:i/>
          <w:iCs/>
          <w:color w:val="666666"/>
          <w:sz w:val="22"/>
          <w:szCs w:val="22"/>
        </w:rPr>
        <w:t xml:space="preserve">新增 </w:t>
      </w:r>
      <w:r>
        <w:rPr>
          <w:rFonts w:eastAsia="Microsoft YaHei" w:cs="Microsoft YaHei"/>
          <w:b w:val="false"/>
          <w:bCs w:val="false"/>
          <w:i/>
          <w:iCs/>
          <w:color w:val="666666"/>
          <w:sz w:val="22"/>
          <w:szCs w:val="22"/>
        </w:rPr>
        <w:t xml:space="preserve">2 </w:t>
      </w:r>
      <w:r>
        <w:rPr>
          <w:rFonts w:ascii="Microsoft YaHei" w:hAnsi="Microsoft YaHei" w:cs="Microsoft YaHei"/>
          <w:b w:val="false"/>
          <w:bCs w:val="false"/>
          <w:i/>
          <w:iCs/>
          <w:color w:val="666666"/>
          <w:sz w:val="22"/>
          <w:szCs w:val="22"/>
        </w:rPr>
        <w:t xml:space="preserve">台研华 </w:t>
      </w:r>
      <w:r>
        <w:rPr>
          <w:rFonts w:eastAsia="Microsoft YaHei" w:cs="Microsoft YaHei"/>
          <w:b w:val="false"/>
          <w:bCs w:val="false"/>
          <w:i/>
          <w:iCs/>
          <w:color w:val="666666"/>
          <w:sz w:val="22"/>
          <w:szCs w:val="22"/>
        </w:rPr>
        <w:t xml:space="preserve">EKI-1528I </w:t>
      </w:r>
      <w:r>
        <w:rPr>
          <w:rFonts w:ascii="Microsoft YaHei" w:hAnsi="Microsoft YaHei" w:cs="Microsoft YaHei"/>
          <w:b w:val="false"/>
          <w:bCs w:val="false"/>
          <w:i/>
          <w:iCs/>
          <w:color w:val="666666"/>
          <w:sz w:val="22"/>
          <w:szCs w:val="22"/>
        </w:rPr>
        <w:t>工业边缘网关</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税前 </w:t>
      </w:r>
      <w:r>
        <w:rPr>
          <w:rFonts w:eastAsia="Microsoft YaHei" w:cs="Microsoft YaHei"/>
          <w:b w:val="false"/>
          <w:bCs w:val="false"/>
          <w:i/>
          <w:iCs/>
          <w:color w:val="666666"/>
          <w:sz w:val="22"/>
          <w:szCs w:val="22"/>
        </w:rPr>
        <w:t xml:space="preserve">+6,000 </w:t>
      </w:r>
      <w:r>
        <w:rPr>
          <w:rFonts w:ascii="Microsoft YaHei" w:hAnsi="Microsoft YaHei" w:cs="Microsoft YaHei"/>
          <w:b w:val="false"/>
          <w:bCs w:val="false"/>
          <w:i/>
          <w:iCs/>
          <w:color w:val="666666"/>
          <w:sz w:val="22"/>
          <w:szCs w:val="22"/>
        </w:rPr>
        <w:t>元</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含税总价由 </w:t>
      </w:r>
      <w:r>
        <w:rPr>
          <w:rFonts w:eastAsia="Microsoft YaHei" w:cs="Microsoft YaHei"/>
          <w:b w:val="false"/>
          <w:bCs w:val="false"/>
          <w:i/>
          <w:iCs/>
          <w:color w:val="666666"/>
          <w:sz w:val="22"/>
          <w:szCs w:val="22"/>
        </w:rPr>
        <w:t xml:space="preserve">¥449,240 </w:t>
      </w:r>
      <w:r>
        <w:rPr>
          <w:rFonts w:ascii="Microsoft YaHei" w:hAnsi="Microsoft YaHei" w:cs="Microsoft YaHei"/>
          <w:b w:val="false"/>
          <w:bCs w:val="false"/>
          <w:i/>
          <w:iCs/>
          <w:color w:val="666666"/>
          <w:sz w:val="22"/>
          <w:szCs w:val="22"/>
        </w:rPr>
        <w:t xml:space="preserve">调整为 </w:t>
      </w:r>
      <w:r>
        <w:rPr>
          <w:rFonts w:eastAsia="Microsoft YaHei" w:cs="Microsoft YaHei"/>
          <w:b w:val="false"/>
          <w:bCs w:val="false"/>
          <w:i/>
          <w:iCs/>
          <w:color w:val="666666"/>
          <w:sz w:val="22"/>
          <w:szCs w:val="22"/>
        </w:rPr>
        <w:t>¥459,690</w:t>
      </w:r>
      <w:r>
        <w:rPr>
          <w:rFonts w:ascii="Microsoft YaHei" w:hAnsi="Microsoft YaHei" w:cs="Microsoft YaHei"/>
          <w:b w:val="false"/>
          <w:bCs w:val="false"/>
          <w:i/>
          <w:iCs/>
          <w:color w:val="666666"/>
          <w:sz w:val="22"/>
          <w:szCs w:val="22"/>
        </w:rPr>
        <w:t>。完整版本演进</w:t>
      </w:r>
      <w:r>
        <w:rPr>
          <w:rFonts w:eastAsia="Microsoft YaHei" w:cs="Microsoft YaHei"/>
          <w:b w:val="false"/>
          <w:bCs w:val="false"/>
          <w:i/>
          <w:iCs/>
          <w:color w:val="666666"/>
          <w:sz w:val="22"/>
          <w:szCs w:val="22"/>
        </w:rPr>
        <w:t xml:space="preserve">:V7.0 </w:t>
      </w:r>
      <w:r>
        <w:rPr>
          <w:rFonts w:ascii="Microsoft YaHei" w:hAnsi="Microsoft YaHei" w:cs="Microsoft YaHei"/>
          <w:b w:val="false"/>
          <w:bCs w:val="false"/>
          <w:i/>
          <w:iCs/>
          <w:color w:val="666666"/>
          <w:sz w:val="22"/>
          <w:szCs w:val="22"/>
        </w:rPr>
        <w:t xml:space="preserve">较 </w:t>
      </w:r>
      <w:r>
        <w:rPr>
          <w:rFonts w:eastAsia="Microsoft YaHei" w:cs="Microsoft YaHei"/>
          <w:b w:val="false"/>
          <w:bCs w:val="false"/>
          <w:i/>
          <w:iCs/>
          <w:color w:val="666666"/>
          <w:sz w:val="22"/>
          <w:szCs w:val="22"/>
        </w:rPr>
        <w:t xml:space="preserve">V6.9 </w:t>
      </w:r>
      <w:r>
        <w:rPr>
          <w:rFonts w:ascii="Microsoft YaHei" w:hAnsi="Microsoft YaHei" w:cs="Microsoft YaHei"/>
          <w:b w:val="false"/>
          <w:bCs w:val="false"/>
          <w:i/>
          <w:iCs/>
          <w:color w:val="666666"/>
          <w:sz w:val="22"/>
          <w:szCs w:val="22"/>
        </w:rPr>
        <w:t xml:space="preserve">工位数 </w:t>
      </w:r>
      <w:r>
        <w:rPr>
          <w:rFonts w:eastAsia="Microsoft YaHei" w:cs="Microsoft YaHei"/>
          <w:b w:val="false"/>
          <w:bCs w:val="false"/>
          <w:i/>
          <w:iCs/>
          <w:color w:val="666666"/>
          <w:sz w:val="22"/>
          <w:szCs w:val="22"/>
        </w:rPr>
        <w:t xml:space="preserve">48→40,V7.0→V7.1 </w:t>
      </w:r>
      <w:r>
        <w:rPr>
          <w:rFonts w:ascii="Microsoft YaHei" w:hAnsi="Microsoft YaHei" w:cs="Microsoft YaHei"/>
          <w:b w:val="false"/>
          <w:bCs w:val="false"/>
          <w:i/>
          <w:iCs/>
          <w:color w:val="666666"/>
          <w:sz w:val="22"/>
          <w:szCs w:val="22"/>
        </w:rPr>
        <w:t xml:space="preserve">网络架构精确化 </w:t>
      </w:r>
      <w:r>
        <w:rPr>
          <w:rFonts w:eastAsia="Microsoft YaHei" w:cs="Microsoft YaHei"/>
          <w:b w:val="false"/>
          <w:bCs w:val="false"/>
          <w:i/>
          <w:iCs/>
          <w:color w:val="666666"/>
          <w:sz w:val="22"/>
          <w:szCs w:val="22"/>
        </w:rPr>
        <w:t xml:space="preserve">+ License </w:t>
      </w:r>
      <w:r>
        <w:rPr>
          <w:rFonts w:ascii="Microsoft YaHei" w:hAnsi="Microsoft YaHei" w:cs="Microsoft YaHei"/>
          <w:b w:val="false"/>
          <w:bCs w:val="false"/>
          <w:i/>
          <w:iCs/>
          <w:color w:val="666666"/>
          <w:sz w:val="22"/>
          <w:szCs w:val="22"/>
        </w:rPr>
        <w:t>责任细化</w:t>
      </w:r>
      <w:r>
        <w:rPr>
          <w:rFonts w:eastAsia="Microsoft YaHei" w:cs="Microsoft YaHei"/>
          <w:b w:val="false"/>
          <w:bCs w:val="false"/>
          <w:i/>
          <w:iCs/>
          <w:color w:val="666666"/>
          <w:sz w:val="22"/>
          <w:szCs w:val="22"/>
        </w:rPr>
        <w:t xml:space="preserve">,V7.1→V7.2 </w:t>
      </w:r>
      <w:r>
        <w:rPr>
          <w:rFonts w:ascii="Microsoft YaHei" w:hAnsi="Microsoft YaHei" w:cs="Microsoft YaHei"/>
          <w:b w:val="false"/>
          <w:bCs w:val="false"/>
          <w:i/>
          <w:iCs/>
          <w:color w:val="666666"/>
          <w:sz w:val="22"/>
          <w:szCs w:val="22"/>
        </w:rPr>
        <w:t xml:space="preserve">拓扑图加连接线 </w:t>
      </w:r>
      <w:r>
        <w:rPr>
          <w:rFonts w:eastAsia="Microsoft YaHei" w:cs="Microsoft YaHei"/>
          <w:b w:val="false"/>
          <w:bCs w:val="false"/>
          <w:i/>
          <w:iCs/>
          <w:color w:val="666666"/>
          <w:sz w:val="22"/>
          <w:szCs w:val="22"/>
        </w:rPr>
        <w:t xml:space="preserve">+ </w:t>
      </w:r>
      <w:r>
        <w:rPr>
          <w:rFonts w:ascii="Microsoft YaHei" w:hAnsi="Microsoft YaHei" w:cs="Microsoft YaHei"/>
          <w:b w:val="false"/>
          <w:bCs w:val="false"/>
          <w:i/>
          <w:iCs/>
          <w:color w:val="666666"/>
          <w:sz w:val="22"/>
          <w:szCs w:val="22"/>
        </w:rPr>
        <w:t>一致性修订</w:t>
      </w:r>
      <w:r>
        <w:rPr>
          <w:rFonts w:eastAsia="Microsoft YaHei" w:cs="Microsoft YaHei"/>
          <w:b w:val="false"/>
          <w:bCs w:val="false"/>
          <w:i/>
          <w:iCs/>
          <w:color w:val="666666"/>
          <w:sz w:val="22"/>
          <w:szCs w:val="22"/>
        </w:rPr>
        <w:t xml:space="preserve">,V7.2→V7.3 </w:t>
      </w:r>
      <w:r>
        <w:rPr>
          <w:rFonts w:ascii="Microsoft YaHei" w:hAnsi="Microsoft YaHei" w:cs="Microsoft YaHei"/>
          <w:b w:val="false"/>
          <w:bCs w:val="false"/>
          <w:i/>
          <w:iCs/>
          <w:color w:val="666666"/>
          <w:sz w:val="22"/>
          <w:szCs w:val="22"/>
        </w:rPr>
        <w:t>服务费内部再平衡</w:t>
      </w:r>
      <w:r>
        <w:rPr>
          <w:rFonts w:eastAsia="Microsoft YaHei" w:cs="Microsoft YaHei"/>
          <w:b w:val="false"/>
          <w:bCs w:val="false"/>
          <w:i/>
          <w:iCs/>
          <w:color w:val="666666"/>
          <w:sz w:val="22"/>
          <w:szCs w:val="22"/>
        </w:rPr>
        <w:t xml:space="preserve">,V8.0→V8.3 </w:t>
      </w:r>
      <w:r>
        <w:rPr>
          <w:rFonts w:ascii="Microsoft YaHei" w:hAnsi="Microsoft YaHei" w:cs="Microsoft YaHei"/>
          <w:b w:val="false"/>
          <w:bCs w:val="false"/>
          <w:i/>
          <w:iCs/>
          <w:color w:val="666666"/>
          <w:sz w:val="22"/>
          <w:szCs w:val="22"/>
        </w:rPr>
        <w:t>新增工业边缘网关硬件。</w:t>
      </w:r>
    </w:p>
    <w:p>
      <w:pPr>
        <w:pStyle w:val="Heading1"/>
        <w:spacing w:before="360" w:after="160"/>
        <w:rPr/>
      </w:pPr>
      <w:r>
        <w:rPr>
          <w:rFonts w:ascii="Microsoft YaHei" w:hAnsi="Microsoft YaHei" w:cs="Microsoft YaHei"/>
          <w:b/>
          <w:bCs/>
          <w:i w:val="false"/>
          <w:iCs w:val="false"/>
          <w:color w:val="1F4E79"/>
          <w:sz w:val="36"/>
          <w:szCs w:val="36"/>
        </w:rPr>
        <w:t>六、建议付款节点</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遵循行业惯例</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建议付款按 </w:t>
      </w:r>
      <w:r>
        <w:rPr>
          <w:rFonts w:eastAsia="Microsoft YaHei" w:cs="Microsoft YaHei"/>
          <w:b w:val="false"/>
          <w:bCs w:val="false"/>
          <w:i w:val="false"/>
          <w:iCs w:val="false"/>
          <w:color w:val="000000"/>
          <w:sz w:val="22"/>
          <w:szCs w:val="22"/>
        </w:rPr>
        <w:t xml:space="preserve">4 </w:t>
      </w:r>
      <w:r>
        <w:rPr>
          <w:rFonts w:ascii="Microsoft YaHei" w:hAnsi="Microsoft YaHei" w:cs="Microsoft YaHei"/>
          <w:b w:val="false"/>
          <w:bCs w:val="false"/>
          <w:i w:val="false"/>
          <w:iCs w:val="false"/>
          <w:color w:val="000000"/>
          <w:sz w:val="22"/>
          <w:szCs w:val="22"/>
        </w:rPr>
        <w:t>个关键节点分期支付</w:t>
      </w:r>
      <w:r>
        <w:rPr>
          <w:rFonts w:eastAsia="Microsoft YaHei" w:cs="Microsoft YaHei"/>
          <w:b w:val="false"/>
          <w:bCs w:val="false"/>
          <w:i w:val="false"/>
          <w:iCs w:val="false"/>
          <w:color w:val="000000"/>
          <w:sz w:val="22"/>
          <w:szCs w:val="22"/>
        </w:rPr>
        <w:t>:</w:t>
      </w:r>
    </w:p>
    <w:tbl>
      <w:tblPr>
        <w:tblW w:w="9360" w:type="dxa"/>
        <w:jc w:val="left"/>
        <w:tblInd w:w="0" w:type="dxa"/>
        <w:tblLayout w:type="fixed"/>
        <w:tblCellMar>
          <w:top w:w="80" w:type="dxa"/>
          <w:left w:w="120" w:type="dxa"/>
          <w:bottom w:w="80" w:type="dxa"/>
          <w:right w:w="120" w:type="dxa"/>
        </w:tblCellMar>
      </w:tblPr>
      <w:tblGrid>
        <w:gridCol w:w="700"/>
        <w:gridCol w:w="2600"/>
        <w:gridCol w:w="1100"/>
        <w:gridCol w:w="1800"/>
        <w:gridCol w:w="3160"/>
      </w:tblGrid>
      <w:tr>
        <w:trPr>
          <w:tblHeader w:val="true"/>
        </w:trPr>
        <w:tc>
          <w:tcPr>
            <w:tcW w:w="7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eastAsia="Microsoft YaHei" w:cs="Microsoft YaHei"/>
                <w:b/>
                <w:bCs/>
                <w:i w:val="false"/>
                <w:iCs w:val="false"/>
                <w:color w:val="FFFFFF"/>
                <w:sz w:val="20"/>
                <w:szCs w:val="20"/>
              </w:rPr>
              <w:t>#</w:t>
            </w:r>
          </w:p>
        </w:tc>
        <w:tc>
          <w:tcPr>
            <w:tcW w:w="26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节    点</w:t>
            </w:r>
          </w:p>
        </w:tc>
        <w:tc>
          <w:tcPr>
            <w:tcW w:w="11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比例</w:t>
            </w:r>
          </w:p>
        </w:tc>
        <w:tc>
          <w:tcPr>
            <w:tcW w:w="18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c>
          <w:tcPr>
            <w:tcW w:w="31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触发条件</w:t>
            </w:r>
          </w:p>
        </w:tc>
      </w:tr>
      <w:tr>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w:t>
            </w:r>
          </w:p>
        </w:tc>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合同签订</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137,907.00</w:t>
            </w:r>
          </w:p>
        </w:tc>
        <w:tc>
          <w:tcPr>
            <w:tcW w:w="31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合同生效后 </w:t>
            </w:r>
            <w:r>
              <w:rPr>
                <w:rFonts w:eastAsia="Microsoft YaHei" w:cs="Microsoft YaHei"/>
                <w:b w:val="false"/>
                <w:bCs w:val="false"/>
                <w:i w:val="false"/>
                <w:iCs w:val="false"/>
                <w:color w:val="000000"/>
                <w:sz w:val="20"/>
                <w:szCs w:val="20"/>
              </w:rPr>
              <w:t xml:space="preserve">7 </w:t>
            </w:r>
            <w:r>
              <w:rPr>
                <w:rFonts w:ascii="Microsoft YaHei" w:hAnsi="Microsoft YaHei" w:cs="Microsoft YaHei"/>
                <w:b w:val="false"/>
                <w:bCs w:val="false"/>
                <w:i w:val="false"/>
                <w:iCs w:val="false"/>
                <w:color w:val="000000"/>
                <w:sz w:val="20"/>
                <w:szCs w:val="20"/>
              </w:rPr>
              <w:t>个工作日内</w:t>
            </w:r>
          </w:p>
        </w:tc>
      </w:tr>
      <w:tr>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w:t>
            </w:r>
          </w:p>
        </w:tc>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设备全部到货</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137,907.00</w:t>
            </w:r>
          </w:p>
        </w:tc>
        <w:tc>
          <w:tcPr>
            <w:tcW w:w="31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主要设备</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工控机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显示屏</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交换机</w:t>
            </w:r>
            <w:r>
              <w:rPr>
                <w:rFonts w:eastAsia="Microsoft YaHei" w:cs="Microsoft YaHei"/>
                <w:b w:val="false"/>
                <w:bCs w:val="false"/>
                <w:i w:val="false"/>
                <w:iCs w:val="false"/>
                <w:color w:val="000000"/>
                <w:sz w:val="20"/>
                <w:szCs w:val="20"/>
              </w:rPr>
              <w:t>/RFID)</w:t>
            </w:r>
            <w:r>
              <w:rPr>
                <w:rFonts w:ascii="Microsoft YaHei" w:hAnsi="Microsoft YaHei" w:cs="Microsoft YaHei"/>
                <w:b w:val="false"/>
                <w:bCs w:val="false"/>
                <w:i w:val="false"/>
                <w:iCs w:val="false"/>
                <w:color w:val="000000"/>
                <w:sz w:val="20"/>
                <w:szCs w:val="20"/>
              </w:rPr>
              <w:t>进场完成</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甲方验点</w:t>
            </w:r>
          </w:p>
        </w:tc>
      </w:tr>
      <w:tr>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w:t>
            </w:r>
          </w:p>
        </w:tc>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初验合格</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137,907.00</w:t>
            </w:r>
          </w:p>
        </w:tc>
        <w:tc>
          <w:tcPr>
            <w:tcW w:w="31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 xml:space="preserve">工位全线联调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性能测试达标</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甲方签署初验单</w:t>
            </w:r>
          </w:p>
        </w:tc>
      </w:tr>
      <w:tr>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w:t>
            </w:r>
          </w:p>
        </w:tc>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终验合格</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10%</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45,969.00</w:t>
            </w:r>
          </w:p>
        </w:tc>
        <w:tc>
          <w:tcPr>
            <w:tcW w:w="31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30 </w:t>
            </w:r>
            <w:r>
              <w:rPr>
                <w:rFonts w:ascii="Microsoft YaHei" w:hAnsi="Microsoft YaHei" w:cs="Microsoft YaHei"/>
                <w:b w:val="false"/>
                <w:bCs w:val="false"/>
                <w:i w:val="false"/>
                <w:iCs w:val="false"/>
                <w:color w:val="000000"/>
                <w:sz w:val="20"/>
                <w:szCs w:val="20"/>
              </w:rPr>
              <w:t xml:space="preserve">天稳定试运行合格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甲方签署终验收单</w:t>
            </w:r>
          </w:p>
        </w:tc>
      </w:tr>
      <w:tr>
        <w:trPr/>
        <w:tc>
          <w:tcPr>
            <w:tcW w:w="7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ascii="Microsoft YaHei" w:hAnsi="Microsoft YaHei" w:cs="Microsoft YaHei"/>
                <w:b/>
                <w:bCs/>
                <w:i w:val="false"/>
                <w:iCs w:val="false"/>
                <w:color w:val="000000"/>
                <w:sz w:val="20"/>
                <w:szCs w:val="20"/>
              </w:rPr>
              <w:t>合    计</w:t>
            </w:r>
          </w:p>
        </w:tc>
        <w:tc>
          <w:tcPr>
            <w:tcW w:w="26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
          </w:p>
        </w:tc>
        <w:tc>
          <w:tcPr>
            <w:tcW w:w="11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eastAsia="Microsoft YaHei" w:cs="Microsoft YaHei"/>
                <w:b/>
                <w:bCs/>
                <w:i w:val="false"/>
                <w:iCs w:val="false"/>
                <w:color w:val="000000"/>
                <w:sz w:val="20"/>
                <w:szCs w:val="20"/>
              </w:rPr>
              <w:t>100%</w:t>
            </w:r>
          </w:p>
        </w:tc>
        <w:tc>
          <w:tcPr>
            <w:tcW w:w="18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eastAsia="Microsoft YaHei" w:cs="Microsoft YaHei"/>
                <w:b/>
                <w:bCs/>
                <w:i w:val="false"/>
                <w:iCs w:val="false"/>
                <w:color w:val="1F4E79"/>
                <w:sz w:val="20"/>
                <w:szCs w:val="20"/>
              </w:rPr>
              <w:t>459,690.00</w:t>
            </w:r>
          </w:p>
        </w:tc>
        <w:tc>
          <w:tcPr>
            <w:tcW w:w="316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
          </w:p>
        </w:tc>
      </w:tr>
    </w:tbl>
    <w:p>
      <w:pPr>
        <w:pStyle w:val="Heading1"/>
        <w:spacing w:before="360" w:after="160"/>
        <w:rPr/>
      </w:pPr>
      <w:r>
        <w:rPr>
          <w:rFonts w:ascii="Microsoft YaHei" w:hAnsi="Microsoft YaHei" w:cs="Microsoft YaHei"/>
          <w:b/>
          <w:bCs/>
          <w:i w:val="false"/>
          <w:iCs w:val="false"/>
          <w:color w:val="1F4E79"/>
          <w:sz w:val="36"/>
          <w:szCs w:val="36"/>
        </w:rPr>
        <w:t>七、报价说明</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1. </w:t>
      </w:r>
      <w:r>
        <w:rPr>
          <w:rFonts w:ascii="Microsoft YaHei" w:hAnsi="Microsoft YaHei" w:cs="Microsoft YaHei"/>
          <w:b/>
          <w:bCs/>
          <w:i w:val="false"/>
          <w:iCs w:val="false"/>
          <w:color w:val="000000"/>
          <w:sz w:val="22"/>
          <w:szCs w:val="22"/>
        </w:rPr>
        <w:t>交钥匙价格</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以上报价为交钥匙总价</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包含设备采购、软件开发、安装调试、试运行、培训、</w:t>
      </w:r>
      <w:r>
        <w:rPr>
          <w:rFonts w:eastAsia="Microsoft YaHei" w:cs="Microsoft YaHei"/>
          <w:b w:val="false"/>
          <w:bCs w:val="false"/>
          <w:i w:val="false"/>
          <w:iCs w:val="false"/>
          <w:color w:val="000000"/>
          <w:sz w:val="22"/>
          <w:szCs w:val="22"/>
        </w:rPr>
        <w:t xml:space="preserve">1 </w:t>
      </w:r>
      <w:r>
        <w:rPr>
          <w:rFonts w:ascii="Microsoft YaHei" w:hAnsi="Microsoft YaHei" w:cs="Microsoft YaHei"/>
          <w:b w:val="false"/>
          <w:bCs w:val="false"/>
          <w:i w:val="false"/>
          <w:iCs w:val="false"/>
          <w:color w:val="000000"/>
          <w:sz w:val="22"/>
          <w:szCs w:val="22"/>
        </w:rPr>
        <w:t>年质保及全套竣工文档</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乙方负责项目全过程直至终验收通过并进入质保期。</w:t>
      </w:r>
    </w:p>
    <w:p>
      <w:pPr>
        <w:pStyle w:val="Normal"/>
        <w:spacing w:lineRule="exact" w:line="300" w:before="80" w:after="80"/>
        <w:ind w:left="0"/>
        <w:jc w:val="both"/>
        <w:rPr/>
      </w:pPr>
      <w:r>
        <w:rPr>
          <w:rFonts w:eastAsia="Microsoft YaHei" w:cs="Microsoft YaHei"/>
          <w:b/>
          <w:bCs/>
          <w:i w:val="false"/>
          <w:iCs w:val="false"/>
          <w:color w:val="000000"/>
          <w:sz w:val="22"/>
          <w:szCs w:val="22"/>
        </w:rPr>
        <w:t>2. Oracle License:</w:t>
      </w:r>
      <w:r>
        <w:rPr>
          <w:rFonts w:eastAsia="Microsoft YaHei" w:cs="Microsoft YaHei"/>
          <w:b w:val="false"/>
          <w:bCs w:val="false"/>
          <w:i w:val="false"/>
          <w:iCs w:val="false"/>
          <w:color w:val="000000"/>
          <w:sz w:val="22"/>
          <w:szCs w:val="22"/>
        </w:rPr>
        <w:t xml:space="preserve"> Oracle </w:t>
      </w:r>
      <w:r>
        <w:rPr>
          <w:rFonts w:ascii="Microsoft YaHei" w:hAnsi="Microsoft YaHei" w:cs="Microsoft YaHei"/>
          <w:b w:val="false"/>
          <w:bCs w:val="false"/>
          <w:i w:val="false"/>
          <w:iCs w:val="false"/>
          <w:color w:val="000000"/>
          <w:sz w:val="22"/>
          <w:szCs w:val="22"/>
        </w:rPr>
        <w:t xml:space="preserve">数据库 </w:t>
      </w:r>
      <w:r>
        <w:rPr>
          <w:rFonts w:eastAsia="Microsoft YaHei" w:cs="Microsoft YaHei"/>
          <w:b w:val="false"/>
          <w:bCs w:val="false"/>
          <w:i w:val="false"/>
          <w:iCs w:val="false"/>
          <w:color w:val="000000"/>
          <w:sz w:val="22"/>
          <w:szCs w:val="22"/>
        </w:rPr>
        <w:t xml:space="preserve">License </w:t>
      </w:r>
      <w:r>
        <w:rPr>
          <w:rFonts w:ascii="Microsoft YaHei" w:hAnsi="Microsoft YaHei" w:cs="Microsoft YaHei"/>
          <w:b w:val="false"/>
          <w:bCs w:val="false"/>
          <w:i w:val="false"/>
          <w:iCs w:val="false"/>
          <w:color w:val="000000"/>
          <w:sz w:val="22"/>
          <w:szCs w:val="22"/>
        </w:rPr>
        <w:t>由甲方提供</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如使用其他数据库</w:t>
      </w:r>
      <w:r>
        <w:rPr>
          <w:rFonts w:eastAsia="Microsoft YaHei" w:cs="Microsoft YaHei"/>
          <w:b w:val="false"/>
          <w:bCs w:val="false"/>
          <w:i w:val="false"/>
          <w:iCs w:val="false"/>
          <w:color w:val="000000"/>
          <w:sz w:val="22"/>
          <w:szCs w:val="22"/>
        </w:rPr>
        <w:t>(SQL Server 2025/2022</w:t>
      </w:r>
      <w:r>
        <w:rPr>
          <w:rFonts w:ascii="Microsoft YaHei" w:hAnsi="Microsoft YaHei"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PostgreSQL</w:t>
      </w:r>
      <w:r>
        <w:rPr>
          <w:rFonts w:ascii="Microsoft YaHei" w:hAnsi="Microsoft YaHei"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 xml:space="preserve">MySQL),License </w:t>
      </w:r>
      <w:r>
        <w:rPr>
          <w:rFonts w:ascii="Microsoft YaHei" w:hAnsi="Microsoft YaHei" w:cs="Microsoft YaHei"/>
          <w:b w:val="false"/>
          <w:bCs w:val="false"/>
          <w:i w:val="false"/>
          <w:iCs w:val="false"/>
          <w:color w:val="000000"/>
          <w:sz w:val="22"/>
          <w:szCs w:val="22"/>
        </w:rPr>
        <w:t>由乙方提供</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费用包含在软件开发费中。</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3. </w:t>
      </w:r>
      <w:r>
        <w:rPr>
          <w:rFonts w:ascii="Microsoft YaHei" w:hAnsi="Microsoft YaHei" w:cs="Microsoft YaHei"/>
          <w:b/>
          <w:bCs/>
          <w:i w:val="false"/>
          <w:iCs w:val="false"/>
          <w:color w:val="000000"/>
          <w:sz w:val="22"/>
          <w:szCs w:val="22"/>
        </w:rPr>
        <w:t xml:space="preserve">其余 </w:t>
      </w:r>
      <w:r>
        <w:rPr>
          <w:rFonts w:eastAsia="Microsoft YaHei" w:cs="Microsoft YaHei"/>
          <w:b/>
          <w:bCs/>
          <w:i w:val="false"/>
          <w:iCs w:val="false"/>
          <w:color w:val="000000"/>
          <w:sz w:val="22"/>
          <w:szCs w:val="22"/>
        </w:rPr>
        <w:t>License:</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除 </w:t>
      </w:r>
      <w:r>
        <w:rPr>
          <w:rFonts w:eastAsia="Microsoft YaHei" w:cs="Microsoft YaHei"/>
          <w:b w:val="false"/>
          <w:bCs w:val="false"/>
          <w:i w:val="false"/>
          <w:iCs w:val="false"/>
          <w:color w:val="000000"/>
          <w:sz w:val="22"/>
          <w:szCs w:val="22"/>
        </w:rPr>
        <w:t xml:space="preserve">Oracle </w:t>
      </w:r>
      <w:r>
        <w:rPr>
          <w:rFonts w:ascii="Microsoft YaHei" w:hAnsi="Microsoft YaHei" w:cs="Microsoft YaHei"/>
          <w:b w:val="false"/>
          <w:bCs w:val="false"/>
          <w:i w:val="false"/>
          <w:iCs w:val="false"/>
          <w:color w:val="000000"/>
          <w:sz w:val="22"/>
          <w:szCs w:val="22"/>
        </w:rPr>
        <w:t xml:space="preserve">外所有软件正版 </w:t>
      </w:r>
      <w:r>
        <w:rPr>
          <w:rFonts w:eastAsia="Microsoft YaHei" w:cs="Microsoft YaHei"/>
          <w:b w:val="false"/>
          <w:bCs w:val="false"/>
          <w:i w:val="false"/>
          <w:iCs w:val="false"/>
          <w:color w:val="000000"/>
          <w:sz w:val="22"/>
          <w:szCs w:val="22"/>
        </w:rPr>
        <w:t xml:space="preserve">License </w:t>
      </w:r>
      <w:r>
        <w:rPr>
          <w:rFonts w:ascii="Microsoft YaHei" w:hAnsi="Microsoft YaHei" w:cs="Microsoft YaHei"/>
          <w:b w:val="false"/>
          <w:bCs w:val="false"/>
          <w:i w:val="false"/>
          <w:iCs w:val="false"/>
          <w:color w:val="000000"/>
          <w:sz w:val="22"/>
          <w:szCs w:val="22"/>
        </w:rPr>
        <w:t>由乙方提供并附证明文件</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禁止使用加密狗。</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4. KVP </w:t>
      </w:r>
      <w:r>
        <w:rPr>
          <w:rFonts w:ascii="Microsoft YaHei" w:hAnsi="Microsoft YaHei" w:cs="Microsoft YaHei"/>
          <w:b/>
          <w:bCs/>
          <w:i w:val="false"/>
          <w:iCs w:val="false"/>
          <w:color w:val="000000"/>
          <w:sz w:val="22"/>
          <w:szCs w:val="22"/>
        </w:rPr>
        <w:t>涂装线显示屏</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与 </w:t>
      </w:r>
      <w:r>
        <w:rPr>
          <w:rFonts w:eastAsia="Microsoft YaHei" w:cs="Microsoft YaHei"/>
          <w:b w:val="false"/>
          <w:bCs w:val="false"/>
          <w:i w:val="false"/>
          <w:iCs w:val="false"/>
          <w:color w:val="000000"/>
          <w:sz w:val="22"/>
          <w:szCs w:val="22"/>
        </w:rPr>
        <w:t xml:space="preserve">KVA </w:t>
      </w:r>
      <w:r>
        <w:rPr>
          <w:rFonts w:ascii="Microsoft YaHei" w:hAnsi="Microsoft YaHei" w:cs="Microsoft YaHei"/>
          <w:b w:val="false"/>
          <w:bCs w:val="false"/>
          <w:i w:val="false"/>
          <w:iCs w:val="false"/>
          <w:color w:val="000000"/>
          <w:sz w:val="22"/>
          <w:szCs w:val="22"/>
        </w:rPr>
        <w:t>装配线规格相同</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如现场环境评估后需更高防护等级</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可另行报价。</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5. PLC </w:t>
      </w:r>
      <w:r>
        <w:rPr>
          <w:rFonts w:ascii="Microsoft YaHei" w:hAnsi="Microsoft YaHei" w:cs="Microsoft YaHei"/>
          <w:b/>
          <w:bCs/>
          <w:i w:val="false"/>
          <w:iCs w:val="false"/>
          <w:color w:val="000000"/>
          <w:sz w:val="22"/>
          <w:szCs w:val="22"/>
        </w:rPr>
        <w:t>型号</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现场 </w:t>
      </w:r>
      <w:r>
        <w:rPr>
          <w:rFonts w:eastAsia="Microsoft YaHei" w:cs="Microsoft YaHei"/>
          <w:b w:val="false"/>
          <w:bCs w:val="false"/>
          <w:i w:val="false"/>
          <w:iCs w:val="false"/>
          <w:color w:val="000000"/>
          <w:sz w:val="22"/>
          <w:szCs w:val="22"/>
        </w:rPr>
        <w:t xml:space="preserve">PLC </w:t>
      </w:r>
      <w:r>
        <w:rPr>
          <w:rFonts w:ascii="Microsoft YaHei" w:hAnsi="Microsoft YaHei" w:cs="Microsoft YaHei"/>
          <w:b w:val="false"/>
          <w:bCs w:val="false"/>
          <w:i w:val="false"/>
          <w:iCs w:val="false"/>
          <w:color w:val="000000"/>
          <w:sz w:val="22"/>
          <w:szCs w:val="22"/>
        </w:rPr>
        <w:t xml:space="preserve">为西门子 </w:t>
      </w:r>
      <w:r>
        <w:rPr>
          <w:rFonts w:eastAsia="Microsoft YaHei" w:cs="Microsoft YaHei"/>
          <w:b w:val="false"/>
          <w:bCs w:val="false"/>
          <w:i w:val="false"/>
          <w:iCs w:val="false"/>
          <w:color w:val="000000"/>
          <w:sz w:val="22"/>
          <w:szCs w:val="22"/>
        </w:rPr>
        <w:t>SIMATIC S7-1500 CPU 1517F-3 PN/DP(</w:t>
      </w:r>
      <w:r>
        <w:rPr>
          <w:rFonts w:ascii="Microsoft YaHei" w:hAnsi="Microsoft YaHei" w:cs="Microsoft YaHei"/>
          <w:b w:val="false"/>
          <w:bCs w:val="false"/>
          <w:i w:val="false"/>
          <w:iCs w:val="false"/>
          <w:color w:val="000000"/>
          <w:sz w:val="22"/>
          <w:szCs w:val="22"/>
        </w:rPr>
        <w:t xml:space="preserve">订货号 </w:t>
      </w:r>
      <w:r>
        <w:rPr>
          <w:rFonts w:eastAsia="Microsoft YaHei" w:cs="Microsoft YaHei"/>
          <w:b w:val="false"/>
          <w:bCs w:val="false"/>
          <w:i w:val="false"/>
          <w:iCs w:val="false"/>
          <w:color w:val="000000"/>
          <w:sz w:val="22"/>
          <w:szCs w:val="22"/>
        </w:rPr>
        <w:t>6ES7 517-3FP00-0AB0,</w:t>
      </w:r>
      <w:r>
        <w:rPr>
          <w:rFonts w:ascii="Microsoft YaHei" w:hAnsi="Microsoft YaHei" w:cs="Microsoft YaHei"/>
          <w:b w:val="false"/>
          <w:bCs w:val="false"/>
          <w:i w:val="false"/>
          <w:iCs w:val="false"/>
          <w:color w:val="000000"/>
          <w:sz w:val="22"/>
          <w:szCs w:val="22"/>
        </w:rPr>
        <w:t xml:space="preserve">固件 </w:t>
      </w:r>
      <w:r>
        <w:rPr>
          <w:rFonts w:eastAsia="Microsoft YaHei" w:cs="Microsoft YaHei"/>
          <w:b w:val="false"/>
          <w:bCs w:val="false"/>
          <w:i w:val="false"/>
          <w:iCs w:val="false"/>
          <w:color w:val="000000"/>
          <w:sz w:val="22"/>
          <w:szCs w:val="22"/>
        </w:rPr>
        <w:t>V2.6);</w:t>
      </w:r>
      <w:r>
        <w:rPr>
          <w:rFonts w:ascii="Microsoft YaHei" w:hAnsi="Microsoft YaHei" w:cs="Microsoft YaHei"/>
          <w:b w:val="false"/>
          <w:bCs w:val="false"/>
          <w:i w:val="false"/>
          <w:iCs w:val="false"/>
          <w:color w:val="000000"/>
          <w:sz w:val="22"/>
          <w:szCs w:val="22"/>
        </w:rPr>
        <w:t xml:space="preserve">如后续新增 </w:t>
      </w:r>
      <w:r>
        <w:rPr>
          <w:rFonts w:eastAsia="Microsoft YaHei" w:cs="Microsoft YaHei"/>
          <w:b w:val="false"/>
          <w:bCs w:val="false"/>
          <w:i w:val="false"/>
          <w:iCs w:val="false"/>
          <w:color w:val="000000"/>
          <w:sz w:val="22"/>
          <w:szCs w:val="22"/>
        </w:rPr>
        <w:t>PLC,</w:t>
      </w:r>
      <w:r>
        <w:rPr>
          <w:rFonts w:ascii="Microsoft YaHei" w:hAnsi="Microsoft YaHei" w:cs="Microsoft YaHei"/>
          <w:b w:val="false"/>
          <w:bCs w:val="false"/>
          <w:i w:val="false"/>
          <w:iCs w:val="false"/>
          <w:color w:val="000000"/>
          <w:sz w:val="22"/>
          <w:szCs w:val="22"/>
        </w:rPr>
        <w:t>乙方承诺选型一致。</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6. </w:t>
      </w:r>
      <w:r>
        <w:rPr>
          <w:rFonts w:ascii="Microsoft YaHei" w:hAnsi="Microsoft YaHei" w:cs="Microsoft YaHei"/>
          <w:b/>
          <w:bCs/>
          <w:i w:val="false"/>
          <w:iCs w:val="false"/>
          <w:color w:val="000000"/>
          <w:sz w:val="22"/>
          <w:szCs w:val="22"/>
        </w:rPr>
        <w:t>网络接入策略</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工控机采集网段接入 </w:t>
      </w:r>
      <w:r>
        <w:rPr>
          <w:rFonts w:eastAsia="Microsoft YaHei" w:cs="Microsoft YaHei"/>
          <w:b w:val="false"/>
          <w:bCs w:val="false"/>
          <w:i w:val="false"/>
          <w:iCs w:val="false"/>
          <w:color w:val="000000"/>
          <w:sz w:val="22"/>
          <w:szCs w:val="22"/>
        </w:rPr>
        <w:t xml:space="preserve">PLC X1 </w:t>
      </w:r>
      <w:r>
        <w:rPr>
          <w:rFonts w:ascii="Microsoft YaHei" w:hAnsi="Microsoft YaHei" w:cs="Microsoft YaHei"/>
          <w:b w:val="false"/>
          <w:bCs w:val="false"/>
          <w:i w:val="false"/>
          <w:iCs w:val="false"/>
          <w:color w:val="000000"/>
          <w:sz w:val="22"/>
          <w:szCs w:val="22"/>
        </w:rPr>
        <w:t xml:space="preserve">口所在的 </w:t>
      </w:r>
      <w:r>
        <w:rPr>
          <w:rFonts w:eastAsia="Microsoft YaHei" w:cs="Microsoft YaHei"/>
          <w:b w:val="false"/>
          <w:bCs w:val="false"/>
          <w:i w:val="false"/>
          <w:iCs w:val="false"/>
          <w:color w:val="000000"/>
          <w:sz w:val="22"/>
          <w:szCs w:val="22"/>
        </w:rPr>
        <w:t xml:space="preserve">128.10.40.x </w:t>
      </w:r>
      <w:r>
        <w:rPr>
          <w:rFonts w:ascii="Microsoft YaHei" w:hAnsi="Microsoft YaHei" w:cs="Microsoft YaHei"/>
          <w:b w:val="false"/>
          <w:bCs w:val="false"/>
          <w:i w:val="false"/>
          <w:iCs w:val="false"/>
          <w:color w:val="000000"/>
          <w:sz w:val="22"/>
          <w:szCs w:val="22"/>
        </w:rPr>
        <w:t>生产控制网段</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与技术方案 </w:t>
      </w:r>
      <w:r>
        <w:rPr>
          <w:rFonts w:eastAsia="Microsoft YaHei" w:cs="Microsoft YaHei"/>
          <w:b w:val="false"/>
          <w:bCs w:val="false"/>
          <w:i w:val="false"/>
          <w:iCs w:val="false"/>
          <w:color w:val="000000"/>
          <w:sz w:val="22"/>
          <w:szCs w:val="22"/>
        </w:rPr>
        <w:t xml:space="preserve">§2.2 </w:t>
      </w:r>
      <w:r>
        <w:rPr>
          <w:rFonts w:ascii="Microsoft YaHei" w:hAnsi="Microsoft YaHei" w:cs="Microsoft YaHei"/>
          <w:b w:val="false"/>
          <w:bCs w:val="false"/>
          <w:i w:val="false"/>
          <w:iCs w:val="false"/>
          <w:color w:val="000000"/>
          <w:sz w:val="22"/>
          <w:szCs w:val="22"/>
        </w:rPr>
        <w:t>一致</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不新增 </w:t>
      </w:r>
      <w:r>
        <w:rPr>
          <w:rFonts w:eastAsia="Microsoft YaHei" w:cs="Microsoft YaHei"/>
          <w:b w:val="false"/>
          <w:bCs w:val="false"/>
          <w:i w:val="false"/>
          <w:iCs w:val="false"/>
          <w:color w:val="000000"/>
          <w:sz w:val="22"/>
          <w:szCs w:val="22"/>
        </w:rPr>
        <w:t xml:space="preserve">PLC </w:t>
      </w:r>
      <w:r>
        <w:rPr>
          <w:rFonts w:ascii="Microsoft YaHei" w:hAnsi="Microsoft YaHei" w:cs="Microsoft YaHei"/>
          <w:b w:val="false"/>
          <w:bCs w:val="false"/>
          <w:i w:val="false"/>
          <w:iCs w:val="false"/>
          <w:color w:val="000000"/>
          <w:sz w:val="22"/>
          <w:szCs w:val="22"/>
        </w:rPr>
        <w:t>侧物理线路</w:t>
      </w:r>
      <w:r>
        <w:rPr>
          <w:rFonts w:eastAsia="Microsoft YaHei" w:cs="Microsoft YaHei"/>
          <w:b w:val="false"/>
          <w:bCs w:val="false"/>
          <w:i w:val="false"/>
          <w:iCs w:val="false"/>
          <w:color w:val="000000"/>
          <w:sz w:val="22"/>
          <w:szCs w:val="22"/>
        </w:rPr>
        <w:t xml:space="preserve">;X2 </w:t>
      </w:r>
      <w:r>
        <w:rPr>
          <w:rFonts w:ascii="Microsoft YaHei" w:hAnsi="Microsoft YaHei" w:cs="Microsoft YaHei"/>
          <w:b w:val="false"/>
          <w:bCs w:val="false"/>
          <w:i w:val="false"/>
          <w:iCs w:val="false"/>
          <w:color w:val="000000"/>
          <w:sz w:val="22"/>
          <w:szCs w:val="22"/>
        </w:rPr>
        <w:t>监控网保持原状不占用</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具体 </w:t>
      </w:r>
      <w:r>
        <w:rPr>
          <w:rFonts w:eastAsia="Microsoft YaHei" w:cs="Microsoft YaHei"/>
          <w:b w:val="false"/>
          <w:bCs w:val="false"/>
          <w:i w:val="false"/>
          <w:iCs w:val="false"/>
          <w:color w:val="000000"/>
          <w:sz w:val="22"/>
          <w:szCs w:val="22"/>
        </w:rPr>
        <w:t xml:space="preserve">IP </w:t>
      </w:r>
      <w:r>
        <w:rPr>
          <w:rFonts w:ascii="Microsoft YaHei" w:hAnsi="Microsoft YaHei" w:cs="Microsoft YaHei"/>
          <w:b w:val="false"/>
          <w:bCs w:val="false"/>
          <w:i w:val="false"/>
          <w:iCs w:val="false"/>
          <w:color w:val="000000"/>
          <w:sz w:val="22"/>
          <w:szCs w:val="22"/>
        </w:rPr>
        <w:t xml:space="preserve">由甲方 </w:t>
      </w:r>
      <w:r>
        <w:rPr>
          <w:rFonts w:eastAsia="Microsoft YaHei" w:cs="Microsoft YaHei"/>
          <w:b w:val="false"/>
          <w:bCs w:val="false"/>
          <w:i w:val="false"/>
          <w:iCs w:val="false"/>
          <w:color w:val="000000"/>
          <w:sz w:val="22"/>
          <w:szCs w:val="22"/>
        </w:rPr>
        <w:t xml:space="preserve">IT </w:t>
      </w:r>
      <w:r>
        <w:rPr>
          <w:rFonts w:ascii="Microsoft YaHei" w:hAnsi="Microsoft YaHei" w:cs="Microsoft YaHei"/>
          <w:b w:val="false"/>
          <w:bCs w:val="false"/>
          <w:i w:val="false"/>
          <w:iCs w:val="false"/>
          <w:color w:val="000000"/>
          <w:sz w:val="22"/>
          <w:szCs w:val="22"/>
        </w:rPr>
        <w:t>审批分配</w:t>
      </w:r>
      <w:r>
        <w:rPr>
          <w:rFonts w:eastAsia="Microsoft YaHei" w:cs="Microsoft YaHei"/>
          <w:b w:val="false"/>
          <w:bCs w:val="false"/>
          <w:i w:val="false"/>
          <w:iCs w:val="false"/>
          <w:color w:val="000000"/>
          <w:sz w:val="22"/>
          <w:szCs w:val="22"/>
        </w:rPr>
        <w:t>(§2.1.15)</w:t>
      </w:r>
      <w:r>
        <w:rPr>
          <w:rFonts w:ascii="Microsoft YaHei" w:hAnsi="Microsoft YaHei" w:cs="Microsoft YaHei"/>
          <w:b w:val="false"/>
          <w:bCs w:val="false"/>
          <w:i w:val="false"/>
          <w:iCs w:val="false"/>
          <w:color w:val="000000"/>
          <w:sz w:val="22"/>
          <w:szCs w:val="22"/>
        </w:rPr>
        <w:t>。</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7. </w:t>
      </w:r>
      <w:r>
        <w:rPr>
          <w:rFonts w:ascii="Microsoft YaHei" w:hAnsi="Microsoft YaHei" w:cs="Microsoft YaHei"/>
          <w:b/>
          <w:bCs/>
          <w:i w:val="false"/>
          <w:iCs w:val="false"/>
          <w:color w:val="000000"/>
          <w:sz w:val="22"/>
          <w:szCs w:val="22"/>
        </w:rPr>
        <w:t>税率调整</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增值税按实际适用税率结算</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最终含税价以合同为准。</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8. </w:t>
      </w:r>
      <w:r>
        <w:rPr>
          <w:rFonts w:ascii="Microsoft YaHei" w:hAnsi="Microsoft YaHei" w:cs="Microsoft YaHei"/>
          <w:b/>
          <w:bCs/>
          <w:i w:val="false"/>
          <w:iCs w:val="false"/>
          <w:color w:val="000000"/>
          <w:sz w:val="22"/>
          <w:szCs w:val="22"/>
        </w:rPr>
        <w:t>报价有效期</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本报价自发出之日起 </w:t>
      </w:r>
      <w:r>
        <w:rPr>
          <w:rFonts w:eastAsia="Microsoft YaHei" w:cs="Microsoft YaHei"/>
          <w:b w:val="false"/>
          <w:bCs w:val="false"/>
          <w:i w:val="false"/>
          <w:iCs w:val="false"/>
          <w:color w:val="000000"/>
          <w:sz w:val="22"/>
          <w:szCs w:val="22"/>
        </w:rPr>
        <w:t xml:space="preserve">60 </w:t>
      </w:r>
      <w:r>
        <w:rPr>
          <w:rFonts w:ascii="Microsoft YaHei" w:hAnsi="Microsoft YaHei" w:cs="Microsoft YaHei"/>
          <w:b w:val="false"/>
          <w:bCs w:val="false"/>
          <w:i w:val="false"/>
          <w:iCs w:val="false"/>
          <w:color w:val="000000"/>
          <w:sz w:val="22"/>
          <w:szCs w:val="22"/>
        </w:rPr>
        <w:t>日内有效。</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9. </w:t>
      </w:r>
      <w:r>
        <w:rPr>
          <w:rFonts w:ascii="Microsoft YaHei" w:hAnsi="Microsoft YaHei" w:cs="Microsoft YaHei"/>
          <w:b/>
          <w:bCs/>
          <w:i w:val="false"/>
          <w:iCs w:val="false"/>
          <w:color w:val="000000"/>
          <w:sz w:val="22"/>
          <w:szCs w:val="22"/>
        </w:rPr>
        <w:t>汇率影响</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西门子设备约占设备总价 </w:t>
      </w:r>
      <w:r>
        <w:rPr>
          <w:rFonts w:eastAsia="Microsoft YaHei" w:cs="Microsoft YaHei"/>
          <w:b w:val="false"/>
          <w:bCs w:val="false"/>
          <w:i w:val="false"/>
          <w:iCs w:val="false"/>
          <w:color w:val="000000"/>
          <w:sz w:val="22"/>
          <w:szCs w:val="22"/>
        </w:rPr>
        <w:t xml:space="preserve">25% </w:t>
      </w:r>
      <w:r>
        <w:rPr>
          <w:rFonts w:ascii="Microsoft YaHei" w:hAnsi="Microsoft YaHei" w:cs="Microsoft YaHei"/>
          <w:b w:val="false"/>
          <w:bCs w:val="false"/>
          <w:i w:val="false"/>
          <w:iCs w:val="false"/>
          <w:color w:val="000000"/>
          <w:sz w:val="22"/>
          <w:szCs w:val="22"/>
        </w:rPr>
        <w:t>为进口件</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如合同签订时人民币汇率波动超过 </w:t>
      </w:r>
      <w:r>
        <w:rPr>
          <w:rFonts w:eastAsia="Microsoft YaHei" w:cs="Microsoft YaHei"/>
          <w:b w:val="false"/>
          <w:bCs w:val="false"/>
          <w:i w:val="false"/>
          <w:iCs w:val="false"/>
          <w:color w:val="000000"/>
          <w:sz w:val="22"/>
          <w:szCs w:val="22"/>
        </w:rPr>
        <w:t>±5%,</w:t>
      </w:r>
      <w:r>
        <w:rPr>
          <w:rFonts w:ascii="Microsoft YaHei" w:hAnsi="Microsoft YaHei" w:cs="Microsoft YaHei"/>
          <w:b w:val="false"/>
          <w:bCs w:val="false"/>
          <w:i w:val="false"/>
          <w:iCs w:val="false"/>
          <w:color w:val="000000"/>
          <w:sz w:val="22"/>
          <w:szCs w:val="22"/>
        </w:rPr>
        <w:t>双方协商调整。</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10. </w:t>
      </w:r>
      <w:r>
        <w:rPr>
          <w:rFonts w:ascii="Microsoft YaHei" w:hAnsi="Microsoft YaHei" w:cs="Microsoft YaHei"/>
          <w:b/>
          <w:bCs/>
          <w:i w:val="false"/>
          <w:iCs w:val="false"/>
          <w:color w:val="000000"/>
          <w:sz w:val="22"/>
          <w:szCs w:val="22"/>
        </w:rPr>
        <w:t>版本关系</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本 </w:t>
      </w:r>
      <w:r>
        <w:rPr>
          <w:rFonts w:eastAsia="Microsoft YaHei" w:cs="Microsoft YaHei"/>
          <w:b w:val="false"/>
          <w:bCs w:val="false"/>
          <w:i w:val="false"/>
          <w:iCs w:val="false"/>
          <w:color w:val="000000"/>
          <w:sz w:val="22"/>
          <w:szCs w:val="22"/>
        </w:rPr>
        <w:t xml:space="preserve">V8.3 </w:t>
      </w:r>
      <w:r>
        <w:rPr>
          <w:rFonts w:ascii="Microsoft YaHei" w:hAnsi="Microsoft YaHei" w:cs="Microsoft YaHei"/>
          <w:b w:val="false"/>
          <w:bCs w:val="false"/>
          <w:i w:val="false"/>
          <w:iCs w:val="false"/>
          <w:color w:val="000000"/>
          <w:sz w:val="22"/>
          <w:szCs w:val="22"/>
        </w:rPr>
        <w:t xml:space="preserve">报价书全量替代 </w:t>
      </w:r>
      <w:r>
        <w:rPr>
          <w:rFonts w:eastAsia="Microsoft YaHei" w:cs="Microsoft YaHei"/>
          <w:b w:val="false"/>
          <w:bCs w:val="false"/>
          <w:i w:val="false"/>
          <w:iCs w:val="false"/>
          <w:color w:val="000000"/>
          <w:sz w:val="22"/>
          <w:szCs w:val="22"/>
        </w:rPr>
        <w:t xml:space="preserve">V8.0/V7.5/V7.4/V7.3/V7.2/V7.1/V7.0/V6.9/V6.8/V6.3 </w:t>
      </w:r>
      <w:r>
        <w:rPr>
          <w:rFonts w:ascii="Microsoft YaHei" w:hAnsi="Microsoft YaHei" w:cs="Microsoft YaHei"/>
          <w:b w:val="false"/>
          <w:bCs w:val="false"/>
          <w:i w:val="false"/>
          <w:iCs w:val="false"/>
          <w:color w:val="000000"/>
          <w:sz w:val="22"/>
          <w:szCs w:val="22"/>
        </w:rPr>
        <w:t>历史商务报价书</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依据 </w:t>
      </w:r>
      <w:r>
        <w:rPr>
          <w:rFonts w:eastAsia="Microsoft YaHei" w:cs="Microsoft YaHei"/>
          <w:b w:val="false"/>
          <w:bCs w:val="false"/>
          <w:i w:val="false"/>
          <w:iCs w:val="false"/>
          <w:color w:val="000000"/>
          <w:sz w:val="22"/>
          <w:szCs w:val="22"/>
        </w:rPr>
        <w:t xml:space="preserve">V8.3 </w:t>
      </w:r>
      <w:r>
        <w:rPr>
          <w:rFonts w:ascii="Microsoft YaHei" w:hAnsi="Microsoft YaHei" w:cs="Microsoft YaHei"/>
          <w:b w:val="false"/>
          <w:bCs w:val="false"/>
          <w:i w:val="false"/>
          <w:iCs w:val="false"/>
          <w:color w:val="000000"/>
          <w:sz w:val="22"/>
          <w:szCs w:val="22"/>
        </w:rPr>
        <w:t>技术方案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响应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复评意见 </w:t>
      </w:r>
      <w:r>
        <w:rPr>
          <w:rFonts w:eastAsia="Microsoft YaHei" w:cs="Microsoft YaHei"/>
          <w:b w:val="false"/>
          <w:bCs w:val="false"/>
          <w:i w:val="false"/>
          <w:iCs w:val="false"/>
          <w:color w:val="000000"/>
          <w:sz w:val="22"/>
          <w:szCs w:val="22"/>
        </w:rPr>
        <w:t>R1-R10,</w:t>
      </w:r>
      <w:r>
        <w:rPr>
          <w:rFonts w:ascii="Microsoft YaHei" w:hAnsi="Microsoft YaHei" w:cs="Microsoft YaHei"/>
          <w:b w:val="false"/>
          <w:bCs w:val="false"/>
          <w:i w:val="false"/>
          <w:iCs w:val="false"/>
          <w:color w:val="000000"/>
          <w:sz w:val="22"/>
          <w:szCs w:val="22"/>
        </w:rPr>
        <w:t>含工业边缘网关硬件新增、</w:t>
      </w:r>
      <w:r>
        <w:rPr>
          <w:rFonts w:eastAsia="Microsoft YaHei" w:cs="Microsoft YaHei"/>
          <w:b w:val="false"/>
          <w:bCs w:val="false"/>
          <w:i w:val="false"/>
          <w:iCs w:val="false"/>
          <w:color w:val="000000"/>
          <w:sz w:val="22"/>
          <w:szCs w:val="22"/>
        </w:rPr>
        <w:t>TLS/</w:t>
      </w:r>
      <w:r>
        <w:rPr>
          <w:rFonts w:ascii="Microsoft YaHei" w:hAnsi="Microsoft YaHei" w:cs="Microsoft YaHei"/>
          <w:b w:val="false"/>
          <w:bCs w:val="false"/>
          <w:i w:val="false"/>
          <w:iCs w:val="false"/>
          <w:color w:val="000000"/>
          <w:sz w:val="22"/>
          <w:szCs w:val="22"/>
        </w:rPr>
        <w:t xml:space="preserve">软件版本回退至 </w:t>
      </w:r>
      <w:r>
        <w:rPr>
          <w:rFonts w:eastAsia="Microsoft YaHei" w:cs="Microsoft YaHei"/>
          <w:b w:val="false"/>
          <w:bCs w:val="false"/>
          <w:i w:val="false"/>
          <w:iCs w:val="false"/>
          <w:color w:val="000000"/>
          <w:sz w:val="22"/>
          <w:szCs w:val="22"/>
        </w:rPr>
        <w:t xml:space="preserve">LTS </w:t>
      </w:r>
      <w:r>
        <w:rPr>
          <w:rFonts w:ascii="Microsoft YaHei" w:hAnsi="Microsoft YaHei" w:cs="Microsoft YaHei"/>
          <w:b w:val="false"/>
          <w:bCs w:val="false"/>
          <w:i w:val="false"/>
          <w:iCs w:val="false"/>
          <w:color w:val="000000"/>
          <w:sz w:val="22"/>
          <w:szCs w:val="22"/>
        </w:rPr>
        <w:t>基线、</w:t>
      </w:r>
      <w:r>
        <w:rPr>
          <w:rFonts w:eastAsia="Microsoft YaHei" w:cs="Microsoft YaHei"/>
          <w:b w:val="false"/>
          <w:bCs w:val="false"/>
          <w:i w:val="false"/>
          <w:iCs w:val="false"/>
          <w:color w:val="000000"/>
          <w:sz w:val="22"/>
          <w:szCs w:val="22"/>
        </w:rPr>
        <w:t xml:space="preserve">24h </w:t>
      </w:r>
      <w:r>
        <w:rPr>
          <w:rFonts w:ascii="Microsoft YaHei" w:hAnsi="Microsoft YaHei" w:cs="Microsoft YaHei"/>
          <w:b w:val="false"/>
          <w:bCs w:val="false"/>
          <w:i w:val="false"/>
          <w:iCs w:val="false"/>
          <w:color w:val="000000"/>
          <w:sz w:val="22"/>
          <w:szCs w:val="22"/>
        </w:rPr>
        <w:t>到场自然时统一、</w:t>
      </w:r>
      <w:r>
        <w:rPr>
          <w:rFonts w:eastAsia="Microsoft YaHei" w:cs="Microsoft YaHei"/>
          <w:b w:val="false"/>
          <w:bCs w:val="false"/>
          <w:i w:val="false"/>
          <w:iCs w:val="false"/>
          <w:color w:val="000000"/>
          <w:sz w:val="22"/>
          <w:szCs w:val="22"/>
        </w:rPr>
        <w:t xml:space="preserve">RPO ≤ 1 </w:t>
      </w:r>
      <w:r>
        <w:rPr>
          <w:rFonts w:ascii="Microsoft YaHei" w:hAnsi="Microsoft YaHei" w:cs="Microsoft YaHei"/>
          <w:b w:val="false"/>
          <w:bCs w:val="false"/>
          <w:i w:val="false"/>
          <w:iCs w:val="false"/>
          <w:color w:val="000000"/>
          <w:sz w:val="22"/>
          <w:szCs w:val="22"/>
        </w:rPr>
        <w:t>秒可靠性表述、单工控机冷备方案、源代码交付范围细化等</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。工位数 </w:t>
      </w:r>
      <w:r>
        <w:rPr>
          <w:rFonts w:eastAsia="Microsoft YaHei" w:cs="Microsoft YaHei"/>
          <w:b w:val="false"/>
          <w:bCs w:val="false"/>
          <w:i w:val="false"/>
          <w:iCs w:val="false"/>
          <w:color w:val="000000"/>
          <w:sz w:val="22"/>
          <w:szCs w:val="22"/>
        </w:rPr>
        <w:t xml:space="preserve">40 </w:t>
      </w:r>
      <w:r>
        <w:rPr>
          <w:rFonts w:ascii="Microsoft YaHei" w:hAnsi="Microsoft YaHei" w:cs="Microsoft YaHei"/>
          <w:b w:val="false"/>
          <w:bCs w:val="false"/>
          <w:i w:val="false"/>
          <w:iCs w:val="false"/>
          <w:color w:val="000000"/>
          <w:sz w:val="22"/>
          <w:szCs w:val="22"/>
        </w:rPr>
        <w:t>台显示屏不变</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含税总价由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的 </w:t>
      </w:r>
      <w:r>
        <w:rPr>
          <w:rFonts w:eastAsia="Microsoft YaHei" w:cs="Microsoft YaHei"/>
          <w:b w:val="false"/>
          <w:bCs w:val="false"/>
          <w:i w:val="false"/>
          <w:iCs w:val="false"/>
          <w:color w:val="000000"/>
          <w:sz w:val="22"/>
          <w:szCs w:val="22"/>
        </w:rPr>
        <w:t xml:space="preserve">¥449,240 </w:t>
      </w:r>
      <w:r>
        <w:rPr>
          <w:rFonts w:ascii="Microsoft YaHei" w:hAnsi="Microsoft YaHei" w:cs="Microsoft YaHei"/>
          <w:b w:val="false"/>
          <w:bCs w:val="false"/>
          <w:i w:val="false"/>
          <w:iCs w:val="false"/>
          <w:color w:val="000000"/>
          <w:sz w:val="22"/>
          <w:szCs w:val="22"/>
        </w:rPr>
        <w:t xml:space="preserve">调整为 </w:t>
      </w:r>
      <w:r>
        <w:rPr>
          <w:rFonts w:eastAsia="Microsoft YaHei" w:cs="Microsoft YaHei"/>
          <w:b w:val="false"/>
          <w:bCs w:val="false"/>
          <w:i w:val="false"/>
          <w:iCs w:val="false"/>
          <w:color w:val="000000"/>
          <w:sz w:val="22"/>
          <w:szCs w:val="22"/>
        </w:rPr>
        <w:t>¥459,690(</w:t>
      </w:r>
      <w:r>
        <w:rPr>
          <w:rFonts w:ascii="Microsoft YaHei" w:hAnsi="Microsoft YaHei" w:cs="Microsoft YaHei"/>
          <w:b w:val="false"/>
          <w:bCs w:val="false"/>
          <w:i w:val="false"/>
          <w:iCs w:val="false"/>
          <w:color w:val="000000"/>
          <w:sz w:val="22"/>
          <w:szCs w:val="22"/>
        </w:rPr>
        <w:t xml:space="preserve">税前 </w:t>
      </w:r>
      <w:r>
        <w:rPr>
          <w:rFonts w:eastAsia="Microsoft YaHei" w:cs="Microsoft YaHei"/>
          <w:b w:val="false"/>
          <w:bCs w:val="false"/>
          <w:i w:val="false"/>
          <w:iCs w:val="false"/>
          <w:color w:val="000000"/>
          <w:sz w:val="22"/>
          <w:szCs w:val="22"/>
        </w:rPr>
        <w:t xml:space="preserve">+6,000 </w:t>
      </w:r>
      <w:r>
        <w:rPr>
          <w:rFonts w:ascii="Microsoft YaHei" w:hAnsi="Microsoft YaHei" w:cs="Microsoft YaHei"/>
          <w:b w:val="false"/>
          <w:bCs w:val="false"/>
          <w:i w:val="false"/>
          <w:iCs w:val="false"/>
          <w:color w:val="000000"/>
          <w:sz w:val="22"/>
          <w:szCs w:val="22"/>
        </w:rPr>
        <w:t xml:space="preserve">元用于采购 </w:t>
      </w:r>
      <w:r>
        <w:rPr>
          <w:rFonts w:eastAsia="Microsoft YaHei" w:cs="Microsoft YaHei"/>
          <w:b w:val="false"/>
          <w:bCs w:val="false"/>
          <w:i w:val="false"/>
          <w:iCs w:val="false"/>
          <w:color w:val="000000"/>
          <w:sz w:val="22"/>
          <w:szCs w:val="22"/>
        </w:rPr>
        <w:t xml:space="preserve">2 </w:t>
      </w:r>
      <w:r>
        <w:rPr>
          <w:rFonts w:ascii="Microsoft YaHei" w:hAnsi="Microsoft YaHei" w:cs="Microsoft YaHei"/>
          <w:b w:val="false"/>
          <w:bCs w:val="false"/>
          <w:i w:val="false"/>
          <w:iCs w:val="false"/>
          <w:color w:val="000000"/>
          <w:sz w:val="22"/>
          <w:szCs w:val="22"/>
        </w:rPr>
        <w:t xml:space="preserve">台研华 </w:t>
      </w:r>
      <w:r>
        <w:rPr>
          <w:rFonts w:eastAsia="Microsoft YaHei" w:cs="Microsoft YaHei"/>
          <w:b w:val="false"/>
          <w:bCs w:val="false"/>
          <w:i w:val="false"/>
          <w:iCs w:val="false"/>
          <w:color w:val="000000"/>
          <w:sz w:val="22"/>
          <w:szCs w:val="22"/>
        </w:rPr>
        <w:t xml:space="preserve">EKI-1528I </w:t>
      </w:r>
      <w:r>
        <w:rPr>
          <w:rFonts w:ascii="Microsoft YaHei" w:hAnsi="Microsoft YaHei" w:cs="Microsoft YaHei"/>
          <w:b w:val="false"/>
          <w:bCs w:val="false"/>
          <w:i w:val="false"/>
          <w:iCs w:val="false"/>
          <w:color w:val="000000"/>
          <w:sz w:val="22"/>
          <w:szCs w:val="22"/>
        </w:rPr>
        <w:t>工业边缘网关</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p>
    <w:p>
      <w:pPr>
        <w:pStyle w:val="Heading1"/>
        <w:spacing w:before="360" w:after="160"/>
        <w:rPr/>
      </w:pPr>
      <w:r>
        <w:rPr>
          <w:rFonts w:ascii="Microsoft YaHei" w:hAnsi="Microsoft YaHei" w:cs="Microsoft YaHei"/>
          <w:b/>
          <w:bCs/>
          <w:i w:val="false"/>
          <w:iCs w:val="false"/>
          <w:color w:val="1F4E79"/>
          <w:sz w:val="36"/>
          <w:szCs w:val="36"/>
        </w:rPr>
        <w:t>八、</w:t>
      </w:r>
      <w:r>
        <w:rPr>
          <w:rFonts w:eastAsia="Microsoft YaHei" w:cs="Microsoft YaHei" w:ascii="Microsoft YaHei" w:hAnsi="Microsoft YaHei"/>
          <w:b/>
          <w:bCs/>
          <w:i w:val="false"/>
          <w:iCs w:val="false"/>
          <w:color w:val="1F4E79"/>
          <w:sz w:val="36"/>
          <w:szCs w:val="36"/>
        </w:rPr>
        <w:t xml:space="preserve">License </w:t>
      </w:r>
      <w:r>
        <w:rPr>
          <w:rFonts w:ascii="Microsoft YaHei" w:hAnsi="Microsoft YaHei" w:cs="Microsoft YaHei"/>
          <w:b/>
          <w:bCs/>
          <w:i w:val="false"/>
          <w:iCs w:val="false"/>
          <w:color w:val="1F4E79"/>
          <w:sz w:val="36"/>
          <w:szCs w:val="36"/>
        </w:rPr>
        <w:t>授权说明</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 xml:space="preserve">根据技术要求 </w:t>
      </w:r>
      <w:r>
        <w:rPr>
          <w:rFonts w:eastAsia="Microsoft YaHei" w:cs="Microsoft YaHei"/>
          <w:b w:val="false"/>
          <w:bCs w:val="false"/>
          <w:i w:val="false"/>
          <w:iCs w:val="false"/>
          <w:color w:val="000000"/>
          <w:sz w:val="22"/>
          <w:szCs w:val="22"/>
        </w:rPr>
        <w:t>§2.3.7,</w:t>
      </w:r>
      <w:r>
        <w:rPr>
          <w:rFonts w:ascii="Microsoft YaHei" w:hAnsi="Microsoft YaHei" w:cs="Microsoft YaHei"/>
          <w:b w:val="false"/>
          <w:bCs w:val="false"/>
          <w:i w:val="false"/>
          <w:iCs w:val="false"/>
          <w:color w:val="000000"/>
          <w:sz w:val="22"/>
          <w:szCs w:val="22"/>
        </w:rPr>
        <w:t xml:space="preserve">以下为本项目各功能模块的 </w:t>
      </w:r>
      <w:r>
        <w:rPr>
          <w:rFonts w:eastAsia="Microsoft YaHei" w:cs="Microsoft YaHei"/>
          <w:b w:val="false"/>
          <w:bCs w:val="false"/>
          <w:i w:val="false"/>
          <w:iCs w:val="false"/>
          <w:color w:val="000000"/>
          <w:sz w:val="22"/>
          <w:szCs w:val="22"/>
        </w:rPr>
        <w:t xml:space="preserve">License </w:t>
      </w:r>
      <w:r>
        <w:rPr>
          <w:rFonts w:ascii="Microsoft YaHei" w:hAnsi="Microsoft YaHei" w:cs="Microsoft YaHei"/>
          <w:b w:val="false"/>
          <w:bCs w:val="false"/>
          <w:i w:val="false"/>
          <w:iCs w:val="false"/>
          <w:color w:val="000000"/>
          <w:sz w:val="22"/>
          <w:szCs w:val="22"/>
        </w:rPr>
        <w:t>授权模式及数量说明</w:t>
      </w:r>
      <w:r>
        <w:rPr>
          <w:rFonts w:eastAsia="Microsoft YaHei" w:cs="Microsoft YaHei"/>
          <w:b w:val="false"/>
          <w:bCs w:val="false"/>
          <w:i w:val="false"/>
          <w:iCs w:val="false"/>
          <w:color w:val="000000"/>
          <w:sz w:val="22"/>
          <w:szCs w:val="22"/>
        </w:rPr>
        <w:t>:</w:t>
      </w:r>
    </w:p>
    <w:tbl>
      <w:tblPr>
        <w:tblW w:w="9360" w:type="dxa"/>
        <w:jc w:val="left"/>
        <w:tblInd w:w="0" w:type="dxa"/>
        <w:tblLayout w:type="fixed"/>
        <w:tblCellMar>
          <w:top w:w="80" w:type="dxa"/>
          <w:left w:w="120" w:type="dxa"/>
          <w:bottom w:w="80" w:type="dxa"/>
          <w:right w:w="120" w:type="dxa"/>
        </w:tblCellMar>
      </w:tblPr>
      <w:tblGrid>
        <w:gridCol w:w="2398"/>
        <w:gridCol w:w="2400"/>
        <w:gridCol w:w="1300"/>
        <w:gridCol w:w="2002"/>
        <w:gridCol w:w="126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软件</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组件</w:t>
            </w:r>
          </w:p>
        </w:tc>
        <w:tc>
          <w:tcPr>
            <w:tcW w:w="24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授权模式</w:t>
            </w:r>
          </w:p>
        </w:tc>
        <w:tc>
          <w:tcPr>
            <w:tcW w:w="13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数量</w:t>
            </w:r>
          </w:p>
        </w:tc>
        <w:tc>
          <w:tcPr>
            <w:tcW w:w="20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费用说明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提供方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Windows 11 Enterprise LTSC 2024</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OEM/</w:t>
            </w:r>
            <w:r>
              <w:rPr>
                <w:rFonts w:ascii="Microsoft YaHei" w:hAnsi="Microsoft YaHei" w:cs="Microsoft YaHei"/>
                <w:b w:val="false"/>
                <w:bCs w:val="false"/>
                <w:i w:val="false"/>
                <w:iCs w:val="false"/>
                <w:color w:val="000000"/>
                <w:sz w:val="20"/>
                <w:szCs w:val="20"/>
              </w:rPr>
              <w:t>批量授权</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含在工控机硬件中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数据库 </w:t>
            </w:r>
            <w:r>
              <w:rPr>
                <w:rFonts w:eastAsia="Microsoft YaHei" w:cs="Microsoft YaHei"/>
                <w:b w:val="false"/>
                <w:bCs w:val="false"/>
                <w:i w:val="false"/>
                <w:iCs w:val="false"/>
                <w:color w:val="000000"/>
                <w:sz w:val="20"/>
                <w:szCs w:val="20"/>
              </w:rPr>
              <w:t>Oracle 19C(</w:t>
            </w:r>
            <w:r>
              <w:rPr>
                <w:rFonts w:ascii="Microsoft YaHei" w:hAnsi="Microsoft YaHei" w:cs="Microsoft YaHei"/>
                <w:b w:val="false"/>
                <w:bCs w:val="false"/>
                <w:i w:val="false"/>
                <w:iCs w:val="false"/>
                <w:color w:val="000000"/>
                <w:sz w:val="20"/>
                <w:szCs w:val="20"/>
              </w:rPr>
              <w:t>首选</w:t>
            </w:r>
            <w:r>
              <w:rPr>
                <w:rFonts w:eastAsia="Microsoft YaHei" w:cs="Microsoft YaHei"/>
                <w:b w:val="false"/>
                <w:bCs w:val="false"/>
                <w:i w:val="false"/>
                <w:iCs w:val="false"/>
                <w:color w:val="000000"/>
                <w:sz w:val="20"/>
                <w:szCs w:val="20"/>
              </w:rPr>
              <w:t>)</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Named User Plus / Processor</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按甲方配置</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License </w:t>
            </w:r>
            <w:r>
              <w:rPr>
                <w:rFonts w:ascii="Microsoft YaHei" w:hAnsi="Microsoft YaHei" w:cs="Microsoft YaHei"/>
                <w:b w:val="false"/>
                <w:bCs w:val="false"/>
                <w:i w:val="false"/>
                <w:iCs w:val="false"/>
                <w:color w:val="000000"/>
                <w:sz w:val="20"/>
                <w:szCs w:val="20"/>
              </w:rPr>
              <w:t>费单独</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甲方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数据库 </w:t>
            </w:r>
            <w:r>
              <w:rPr>
                <w:rFonts w:eastAsia="Microsoft YaHei" w:cs="Microsoft YaHei"/>
                <w:b w:val="false"/>
                <w:bCs w:val="false"/>
                <w:i w:val="false"/>
                <w:iCs w:val="false"/>
                <w:color w:val="000000"/>
                <w:sz w:val="20"/>
                <w:szCs w:val="20"/>
              </w:rPr>
              <w:t>SQL Server 2025(</w:t>
            </w:r>
            <w:r>
              <w:rPr>
                <w:rFonts w:ascii="Microsoft YaHei" w:hAnsi="Microsoft YaHei" w:cs="Microsoft YaHei"/>
                <w:b w:val="false"/>
                <w:bCs w:val="false"/>
                <w:i w:val="false"/>
                <w:iCs w:val="false"/>
                <w:color w:val="000000"/>
                <w:sz w:val="20"/>
                <w:szCs w:val="20"/>
              </w:rPr>
              <w:t>次选</w:t>
            </w:r>
            <w:r>
              <w:rPr>
                <w:rFonts w:eastAsia="Microsoft YaHei" w:cs="Microsoft YaHei"/>
                <w:b w:val="false"/>
                <w:bCs w:val="false"/>
                <w:i w:val="false"/>
                <w:iCs w:val="false"/>
                <w:color w:val="000000"/>
                <w:sz w:val="20"/>
                <w:szCs w:val="20"/>
              </w:rPr>
              <w:t>)</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Server + CAL </w:t>
            </w:r>
            <w:r>
              <w:rPr>
                <w:rFonts w:ascii="Microsoft YaHei" w:hAnsi="Microsoft YaHei" w:cs="Microsoft YaHei"/>
                <w:b w:val="false"/>
                <w:bCs w:val="false"/>
                <w:i w:val="false"/>
                <w:iCs w:val="false"/>
                <w:color w:val="000000"/>
                <w:sz w:val="20"/>
                <w:szCs w:val="20"/>
              </w:rPr>
              <w:t>标准版</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含在软件开发费中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缓存 </w:t>
            </w:r>
            <w:r>
              <w:rPr>
                <w:rFonts w:eastAsia="Microsoft YaHei" w:cs="Microsoft YaHei"/>
                <w:b w:val="false"/>
                <w:bCs w:val="false"/>
                <w:i w:val="false"/>
                <w:iCs w:val="false"/>
                <w:color w:val="000000"/>
                <w:sz w:val="20"/>
                <w:szCs w:val="20"/>
              </w:rPr>
              <w:t>Redis 7.x(</w:t>
            </w:r>
            <w:r>
              <w:rPr>
                <w:rFonts w:ascii="Microsoft YaHei" w:hAnsi="Microsoft YaHei" w:cs="Microsoft YaHei"/>
                <w:b w:val="false"/>
                <w:bCs w:val="false"/>
                <w:i w:val="false"/>
                <w:iCs w:val="false"/>
                <w:color w:val="000000"/>
                <w:sz w:val="20"/>
                <w:szCs w:val="20"/>
              </w:rPr>
              <w:t xml:space="preserve">以甲方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白名单为准</w:t>
            </w:r>
            <w:r>
              <w:rPr>
                <w:rFonts w:eastAsia="Microsoft YaHei" w:cs="Microsoft YaHei"/>
                <w:b w:val="false"/>
                <w:bCs w:val="false"/>
                <w:i w:val="false"/>
                <w:iCs w:val="false"/>
                <w:color w:val="000000"/>
                <w:sz w:val="20"/>
                <w:szCs w:val="20"/>
              </w:rPr>
              <w:t>)</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开源 </w:t>
            </w:r>
            <w:r>
              <w:rPr>
                <w:rFonts w:eastAsia="Microsoft YaHei" w:cs="Microsoft YaHei"/>
                <w:b w:val="false"/>
                <w:bCs w:val="false"/>
                <w:i w:val="false"/>
                <w:iCs w:val="false"/>
                <w:color w:val="000000"/>
                <w:sz w:val="20"/>
                <w:szCs w:val="20"/>
              </w:rPr>
              <w:t>BSD License</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Web </w:t>
            </w:r>
            <w:r>
              <w:rPr>
                <w:rFonts w:ascii="Microsoft YaHei" w:hAnsi="Microsoft YaHei" w:cs="Microsoft YaHei"/>
                <w:b w:val="false"/>
                <w:bCs w:val="false"/>
                <w:i w:val="false"/>
                <w:iCs w:val="false"/>
                <w:color w:val="000000"/>
                <w:sz w:val="20"/>
                <w:szCs w:val="20"/>
              </w:rPr>
              <w:t xml:space="preserve">中间件 </w:t>
            </w:r>
            <w:r>
              <w:rPr>
                <w:rFonts w:eastAsia="Microsoft YaHei" w:cs="Microsoft YaHei"/>
                <w:b w:val="false"/>
                <w:bCs w:val="false"/>
                <w:i w:val="false"/>
                <w:iCs w:val="false"/>
                <w:color w:val="000000"/>
                <w:sz w:val="20"/>
                <w:szCs w:val="20"/>
              </w:rPr>
              <w:t xml:space="preserve">Nginx </w:t>
            </w:r>
            <w:r>
              <w:rPr>
                <w:rFonts w:ascii="Microsoft YaHei" w:hAnsi="Microsoft YaHei" w:cs="Microsoft YaHei"/>
                <w:b w:val="false"/>
                <w:bCs w:val="false"/>
                <w:i w:val="false"/>
                <w:iCs w:val="false"/>
                <w:color w:val="000000"/>
                <w:sz w:val="20"/>
                <w:szCs w:val="20"/>
              </w:rPr>
              <w:t>稳定版</w:t>
            </w:r>
            <w:r>
              <w:rPr>
                <w:rFonts w:eastAsia="Microsoft YaHei" w:cs="Microsoft YaHei"/>
                <w:b w:val="false"/>
                <w:bCs w:val="false"/>
                <w:i w:val="false"/>
                <w:iCs w:val="false"/>
                <w:color w:val="000000"/>
                <w:sz w:val="20"/>
                <w:szCs w:val="20"/>
              </w:rPr>
              <w:t>(1.24/1.26 LTS,</w:t>
            </w:r>
            <w:r>
              <w:rPr>
                <w:rFonts w:ascii="Microsoft YaHei" w:hAnsi="Microsoft YaHei" w:cs="Microsoft YaHei"/>
                <w:b w:val="false"/>
                <w:bCs w:val="false"/>
                <w:i w:val="false"/>
                <w:iCs w:val="false"/>
                <w:color w:val="000000"/>
                <w:sz w:val="20"/>
                <w:szCs w:val="20"/>
              </w:rPr>
              <w:t xml:space="preserve">以甲方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白名单为准</w:t>
            </w:r>
            <w:r>
              <w:rPr>
                <w:rFonts w:eastAsia="Microsoft YaHei" w:cs="Microsoft YaHei"/>
                <w:b w:val="false"/>
                <w:bCs w:val="false"/>
                <w:i w:val="false"/>
                <w:iCs w:val="false"/>
                <w:color w:val="000000"/>
                <w:sz w:val="20"/>
                <w:szCs w:val="20"/>
              </w:rPr>
              <w:t>)</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开源 </w:t>
            </w:r>
            <w:r>
              <w:rPr>
                <w:rFonts w:eastAsia="Microsoft YaHei" w:cs="Microsoft YaHei"/>
                <w:b w:val="false"/>
                <w:bCs w:val="false"/>
                <w:i w:val="false"/>
                <w:iCs w:val="false"/>
                <w:color w:val="000000"/>
                <w:sz w:val="20"/>
                <w:szCs w:val="20"/>
              </w:rPr>
              <w:t>BSD License</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OpenJDK 21 LTS</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Oracle / OpenJDK</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含在软件开发费中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SpringBoot </w:t>
            </w:r>
            <w:r>
              <w:rPr>
                <w:rFonts w:ascii="Microsoft YaHei" w:hAnsi="Microsoft YaHei" w:cs="Microsoft YaHei"/>
                <w:b w:val="false"/>
                <w:bCs w:val="false"/>
                <w:i w:val="false"/>
                <w:iCs w:val="false"/>
                <w:color w:val="000000"/>
                <w:sz w:val="20"/>
                <w:szCs w:val="20"/>
              </w:rPr>
              <w:t>框架</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开源 </w:t>
            </w:r>
            <w:r>
              <w:rPr>
                <w:rFonts w:eastAsia="Microsoft YaHei" w:cs="Microsoft YaHei"/>
                <w:b w:val="false"/>
                <w:bCs w:val="false"/>
                <w:i w:val="false"/>
                <w:iCs w:val="false"/>
                <w:color w:val="000000"/>
                <w:sz w:val="20"/>
                <w:szCs w:val="20"/>
              </w:rPr>
              <w:t>Apache 2.0</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.NET 8.0 / .NET Framework 4.8.x</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随 </w:t>
            </w:r>
            <w:r>
              <w:rPr>
                <w:rFonts w:eastAsia="Microsoft YaHei" w:cs="Microsoft YaHei"/>
                <w:b w:val="false"/>
                <w:bCs w:val="false"/>
                <w:i w:val="false"/>
                <w:iCs w:val="false"/>
                <w:color w:val="000000"/>
                <w:sz w:val="20"/>
                <w:szCs w:val="20"/>
              </w:rPr>
              <w:t xml:space="preserve">OS </w:t>
            </w:r>
            <w:r>
              <w:rPr>
                <w:rFonts w:ascii="Microsoft YaHei" w:hAnsi="Microsoft YaHei" w:cs="Microsoft YaHei"/>
                <w:b w:val="false"/>
                <w:bCs w:val="false"/>
                <w:i w:val="false"/>
                <w:iCs w:val="false"/>
                <w:color w:val="000000"/>
                <w:sz w:val="20"/>
                <w:szCs w:val="20"/>
              </w:rPr>
              <w:t>附带</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SNAP7 / python-snap7</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开源 </w:t>
            </w:r>
            <w:r>
              <w:rPr>
                <w:rFonts w:eastAsia="Microsoft YaHei" w:cs="Microsoft YaHei"/>
                <w:b w:val="false"/>
                <w:bCs w:val="false"/>
                <w:i w:val="false"/>
                <w:iCs w:val="false"/>
                <w:color w:val="000000"/>
                <w:sz w:val="20"/>
                <w:szCs w:val="20"/>
              </w:rPr>
              <w:t>LGPL</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深信服 </w:t>
            </w:r>
            <w:r>
              <w:rPr>
                <w:rFonts w:eastAsia="Microsoft YaHei" w:cs="Microsoft YaHei"/>
                <w:b w:val="false"/>
                <w:bCs w:val="false"/>
                <w:i w:val="false"/>
                <w:iCs w:val="false"/>
                <w:color w:val="000000"/>
                <w:sz w:val="20"/>
                <w:szCs w:val="20"/>
              </w:rPr>
              <w:t xml:space="preserve">EDR </w:t>
            </w:r>
            <w:r>
              <w:rPr>
                <w:rFonts w:ascii="Microsoft YaHei" w:hAnsi="Microsoft YaHei" w:cs="Microsoft YaHei"/>
                <w:b w:val="false"/>
                <w:bCs w:val="false"/>
                <w:i w:val="false"/>
                <w:iCs w:val="false"/>
                <w:color w:val="000000"/>
                <w:sz w:val="20"/>
                <w:szCs w:val="20"/>
              </w:rPr>
              <w:t>防病毒</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甲方统一安装</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按甲方</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甲方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显示屏客户端 </w:t>
            </w:r>
            <w:r>
              <w:rPr>
                <w:rFonts w:eastAsia="Microsoft YaHei" w:cs="Microsoft YaHei"/>
                <w:b w:val="false"/>
                <w:bCs w:val="false"/>
                <w:i w:val="false"/>
                <w:iCs w:val="false"/>
                <w:color w:val="000000"/>
                <w:sz w:val="20"/>
                <w:szCs w:val="20"/>
              </w:rPr>
              <w:t>App</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自主开发</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含在软件开发费中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Web </w:t>
            </w:r>
            <w:r>
              <w:rPr>
                <w:rFonts w:ascii="Microsoft YaHei" w:hAnsi="Microsoft YaHei" w:cs="Microsoft YaHei"/>
                <w:b w:val="false"/>
                <w:bCs w:val="false"/>
                <w:i w:val="false"/>
                <w:iCs w:val="false"/>
                <w:color w:val="000000"/>
                <w:sz w:val="20"/>
                <w:szCs w:val="20"/>
              </w:rPr>
              <w:t>管理平台</w:t>
            </w:r>
          </w:p>
        </w:tc>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自主开发</w:t>
            </w:r>
          </w:p>
        </w:tc>
        <w:tc>
          <w:tcPr>
            <w:tcW w:w="1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含在软件开发费中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bl>
    <w:p>
      <w:pPr>
        <w:pStyle w:val="Heading1"/>
        <w:spacing w:before="360" w:after="160"/>
        <w:rPr/>
      </w:pPr>
      <w:r>
        <w:rPr>
          <w:rFonts w:ascii="Microsoft YaHei" w:hAnsi="Microsoft YaHei" w:cs="Microsoft YaHei"/>
          <w:b/>
          <w:bCs/>
          <w:i w:val="false"/>
          <w:iCs w:val="false"/>
          <w:color w:val="1F4E79"/>
          <w:sz w:val="36"/>
          <w:szCs w:val="36"/>
        </w:rPr>
        <w:t>声    明</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本报价书与《工位作业倒计时提醒系统解决方案》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文件编号 </w:t>
      </w:r>
      <w:r>
        <w:rPr>
          <w:rFonts w:eastAsia="Microsoft YaHei" w:cs="Microsoft YaHei"/>
          <w:b w:val="false"/>
          <w:bCs w:val="false"/>
          <w:i w:val="false"/>
          <w:iCs w:val="false"/>
          <w:color w:val="000000"/>
          <w:sz w:val="22"/>
          <w:szCs w:val="22"/>
        </w:rPr>
        <w:t xml:space="preserve">CCEC-CT-2026-002,V8.3 </w:t>
      </w:r>
      <w:r>
        <w:rPr>
          <w:rFonts w:ascii="Microsoft YaHei" w:hAnsi="Microsoft YaHei" w:cs="Microsoft YaHei"/>
          <w:b w:val="false"/>
          <w:bCs w:val="false"/>
          <w:i w:val="false"/>
          <w:iCs w:val="false"/>
          <w:color w:val="000000"/>
          <w:sz w:val="22"/>
          <w:szCs w:val="22"/>
        </w:rPr>
        <w:t>技术方案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配套使用</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技术指标与设备选型以技术方案为准。</w:t>
      </w:r>
    </w:p>
    <w:p>
      <w:pPr>
        <w:pStyle w:val="Normal"/>
        <w:spacing w:lineRule="exact" w:line="300" w:before="120" w:after="60"/>
        <w:ind w:firstLine="420"/>
        <w:jc w:val="both"/>
        <w:rPr/>
      </w:pPr>
      <w:r>
        <w:rPr>
          <w:rFonts w:ascii="Microsoft YaHei" w:hAnsi="Microsoft YaHei" w:cs="Microsoft YaHei"/>
          <w:b w:val="false"/>
          <w:bCs w:val="false"/>
          <w:i w:val="false"/>
          <w:iCs w:val="false"/>
          <w:color w:val="000000"/>
          <w:sz w:val="22"/>
          <w:szCs w:val="22"/>
        </w:rPr>
        <w:t>乙方承诺本报价书中所列全部设备、软件、工程服务均包含在交钥匙总价内</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不存在隐性费用</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。如因技术方案变更导致报价调整</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双方另行协商确认。</w:t>
      </w:r>
    </w:p>
    <w:p>
      <w:pPr>
        <w:pStyle w:val="Normal"/>
        <w:spacing w:lineRule="exact" w:line="300" w:before="120" w:after="60"/>
        <w:ind w:firstLine="420"/>
        <w:jc w:val="both"/>
        <w:rPr/>
      </w:pPr>
      <w:r>
        <w:rPr>
          <w:rFonts w:ascii="Microsoft YaHei" w:hAnsi="Microsoft YaHei" w:cs="Microsoft YaHei"/>
          <w:b w:val="false"/>
          <w:bCs w:val="false"/>
          <w:i w:val="false"/>
          <w:iCs w:val="false"/>
          <w:color w:val="000000"/>
          <w:sz w:val="22"/>
          <w:szCs w:val="22"/>
        </w:rPr>
        <w:t xml:space="preserve">本 </w:t>
      </w:r>
      <w:r>
        <w:rPr>
          <w:rFonts w:eastAsia="Microsoft YaHei" w:cs="Microsoft YaHei"/>
          <w:b w:val="false"/>
          <w:bCs w:val="false"/>
          <w:i w:val="false"/>
          <w:iCs w:val="false"/>
          <w:color w:val="000000"/>
          <w:sz w:val="22"/>
          <w:szCs w:val="22"/>
        </w:rPr>
        <w:t xml:space="preserve">V8.3 </w:t>
      </w:r>
      <w:r>
        <w:rPr>
          <w:rFonts w:ascii="Microsoft YaHei" w:hAnsi="Microsoft YaHei" w:cs="Microsoft YaHei"/>
          <w:b w:val="false"/>
          <w:bCs w:val="false"/>
          <w:i w:val="false"/>
          <w:iCs w:val="false"/>
          <w:color w:val="000000"/>
          <w:sz w:val="22"/>
          <w:szCs w:val="22"/>
        </w:rPr>
        <w:t xml:space="preserve">版本在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基础上响应技术方案复评意见 </w:t>
      </w:r>
      <w:r>
        <w:rPr>
          <w:rFonts w:eastAsia="Microsoft YaHei" w:cs="Microsoft YaHei"/>
          <w:b w:val="false"/>
          <w:bCs w:val="false"/>
          <w:i w:val="false"/>
          <w:iCs w:val="false"/>
          <w:color w:val="000000"/>
          <w:sz w:val="22"/>
          <w:szCs w:val="22"/>
        </w:rPr>
        <w:t>R1-R10,</w:t>
      </w:r>
      <w:r>
        <w:rPr>
          <w:rFonts w:ascii="Microsoft YaHei" w:hAnsi="Microsoft YaHei" w:cs="Microsoft YaHei"/>
          <w:b w:val="false"/>
          <w:bCs w:val="false"/>
          <w:i w:val="false"/>
          <w:iCs w:val="false"/>
          <w:color w:val="000000"/>
          <w:sz w:val="22"/>
          <w:szCs w:val="22"/>
        </w:rPr>
        <w:t>核心调整</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新增 </w:t>
      </w:r>
      <w:r>
        <w:rPr>
          <w:rFonts w:eastAsia="Microsoft YaHei" w:cs="Microsoft YaHei"/>
          <w:b w:val="false"/>
          <w:bCs w:val="false"/>
          <w:i w:val="false"/>
          <w:iCs w:val="false"/>
          <w:color w:val="000000"/>
          <w:sz w:val="22"/>
          <w:szCs w:val="22"/>
        </w:rPr>
        <w:t xml:space="preserve">2 </w:t>
      </w:r>
      <w:r>
        <w:rPr>
          <w:rFonts w:ascii="Microsoft YaHei" w:hAnsi="Microsoft YaHei" w:cs="Microsoft YaHei"/>
          <w:b w:val="false"/>
          <w:bCs w:val="false"/>
          <w:i w:val="false"/>
          <w:iCs w:val="false"/>
          <w:color w:val="000000"/>
          <w:sz w:val="22"/>
          <w:szCs w:val="22"/>
        </w:rPr>
        <w:t xml:space="preserve">台研华 </w:t>
      </w:r>
      <w:r>
        <w:rPr>
          <w:rFonts w:eastAsia="Microsoft YaHei" w:cs="Microsoft YaHei"/>
          <w:b w:val="false"/>
          <w:bCs w:val="false"/>
          <w:i w:val="false"/>
          <w:iCs w:val="false"/>
          <w:color w:val="000000"/>
          <w:sz w:val="22"/>
          <w:szCs w:val="22"/>
        </w:rPr>
        <w:t xml:space="preserve">EKI-1528I </w:t>
      </w:r>
      <w:r>
        <w:rPr>
          <w:rFonts w:ascii="Microsoft YaHei" w:hAnsi="Microsoft YaHei" w:cs="Microsoft YaHei"/>
          <w:b w:val="false"/>
          <w:bCs w:val="false"/>
          <w:i w:val="false"/>
          <w:iCs w:val="false"/>
          <w:color w:val="000000"/>
          <w:sz w:val="22"/>
          <w:szCs w:val="22"/>
        </w:rPr>
        <w:t>工业边缘网关</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税前 </w:t>
      </w:r>
      <w:r>
        <w:rPr>
          <w:rFonts w:eastAsia="Microsoft YaHei" w:cs="Microsoft YaHei"/>
          <w:b w:val="false"/>
          <w:bCs w:val="false"/>
          <w:i w:val="false"/>
          <w:iCs w:val="false"/>
          <w:color w:val="000000"/>
          <w:sz w:val="22"/>
          <w:szCs w:val="22"/>
        </w:rPr>
        <w:t xml:space="preserve">+6,000 </w:t>
      </w:r>
      <w:r>
        <w:rPr>
          <w:rFonts w:ascii="Microsoft YaHei" w:hAnsi="Microsoft YaHei" w:cs="Microsoft YaHei"/>
          <w:b w:val="false"/>
          <w:bCs w:val="false"/>
          <w:i w:val="false"/>
          <w:iCs w:val="false"/>
          <w:color w:val="000000"/>
          <w:sz w:val="22"/>
          <w:szCs w:val="22"/>
        </w:rPr>
        <w:t>元</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以彻底替代虚拟 </w:t>
      </w:r>
      <w:r>
        <w:rPr>
          <w:rFonts w:eastAsia="Microsoft YaHei" w:cs="Microsoft YaHei"/>
          <w:b w:val="false"/>
          <w:bCs w:val="false"/>
          <w:i w:val="false"/>
          <w:iCs w:val="false"/>
          <w:color w:val="000000"/>
          <w:sz w:val="22"/>
          <w:szCs w:val="22"/>
        </w:rPr>
        <w:t xml:space="preserve">IP </w:t>
      </w:r>
      <w:r>
        <w:rPr>
          <w:rFonts w:ascii="Microsoft YaHei" w:hAnsi="Microsoft YaHei" w:cs="Microsoft YaHei"/>
          <w:b w:val="false"/>
          <w:bCs w:val="false"/>
          <w:i w:val="false"/>
          <w:iCs w:val="false"/>
          <w:color w:val="000000"/>
          <w:sz w:val="22"/>
          <w:szCs w:val="22"/>
        </w:rPr>
        <w:t>多网段方案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完成 </w:t>
      </w:r>
      <w:r>
        <w:rPr>
          <w:rFonts w:eastAsia="Microsoft YaHei" w:cs="Microsoft YaHei"/>
          <w:b w:val="false"/>
          <w:bCs w:val="false"/>
          <w:i w:val="false"/>
          <w:iCs w:val="false"/>
          <w:color w:val="000000"/>
          <w:sz w:val="22"/>
          <w:szCs w:val="22"/>
        </w:rPr>
        <w:t xml:space="preserve">P606 RFID </w:t>
      </w:r>
      <w:r>
        <w:rPr>
          <w:rFonts w:ascii="Microsoft YaHei" w:hAnsi="Microsoft YaHei" w:cs="Microsoft YaHei"/>
          <w:b w:val="false"/>
          <w:bCs w:val="false"/>
          <w:i w:val="false"/>
          <w:iCs w:val="false"/>
          <w:color w:val="000000"/>
          <w:sz w:val="22"/>
          <w:szCs w:val="22"/>
        </w:rPr>
        <w:t>联调责任明确、</w:t>
      </w:r>
      <w:r>
        <w:rPr>
          <w:rFonts w:eastAsia="Microsoft YaHei" w:cs="Microsoft YaHei"/>
          <w:b w:val="false"/>
          <w:bCs w:val="false"/>
          <w:i w:val="false"/>
          <w:iCs w:val="false"/>
          <w:color w:val="000000"/>
          <w:sz w:val="22"/>
          <w:szCs w:val="22"/>
        </w:rPr>
        <w:t xml:space="preserve">24h </w:t>
      </w:r>
      <w:r>
        <w:rPr>
          <w:rFonts w:ascii="Microsoft YaHei" w:hAnsi="Microsoft YaHei" w:cs="Microsoft YaHei"/>
          <w:b w:val="false"/>
          <w:bCs w:val="false"/>
          <w:i w:val="false"/>
          <w:iCs w:val="false"/>
          <w:color w:val="000000"/>
          <w:sz w:val="22"/>
          <w:szCs w:val="22"/>
        </w:rPr>
        <w:t xml:space="preserve">到场自然时统一、数据可靠性表述统一为 </w:t>
      </w:r>
      <w:r>
        <w:rPr>
          <w:rFonts w:eastAsia="Microsoft YaHei" w:cs="Microsoft YaHei"/>
          <w:b w:val="false"/>
          <w:bCs w:val="false"/>
          <w:i w:val="false"/>
          <w:iCs w:val="false"/>
          <w:color w:val="000000"/>
          <w:sz w:val="22"/>
          <w:szCs w:val="22"/>
        </w:rPr>
        <w:t xml:space="preserve">RPO ≤ 1 </w:t>
      </w:r>
      <w:r>
        <w:rPr>
          <w:rFonts w:ascii="Microsoft YaHei" w:hAnsi="Microsoft YaHei" w:cs="Microsoft YaHei"/>
          <w:b w:val="false"/>
          <w:bCs w:val="false"/>
          <w:i w:val="false"/>
          <w:iCs w:val="false"/>
          <w:color w:val="000000"/>
          <w:sz w:val="22"/>
          <w:szCs w:val="22"/>
        </w:rPr>
        <w:t>秒、单工控机冷备方案、</w:t>
      </w:r>
      <w:r>
        <w:rPr>
          <w:rFonts w:eastAsia="Microsoft YaHei" w:cs="Microsoft YaHei"/>
          <w:b w:val="false"/>
          <w:bCs w:val="false"/>
          <w:i w:val="false"/>
          <w:iCs w:val="false"/>
          <w:color w:val="000000"/>
          <w:sz w:val="22"/>
          <w:szCs w:val="22"/>
        </w:rPr>
        <w:t xml:space="preserve">TLS </w:t>
      </w:r>
      <w:r>
        <w:rPr>
          <w:rFonts w:ascii="Microsoft YaHei" w:hAnsi="Microsoft YaHei" w:cs="Microsoft YaHei"/>
          <w:b w:val="false"/>
          <w:bCs w:val="false"/>
          <w:i w:val="false"/>
          <w:iCs w:val="false"/>
          <w:color w:val="000000"/>
          <w:sz w:val="22"/>
          <w:szCs w:val="22"/>
        </w:rPr>
        <w:t xml:space="preserve">与软件版本回退至 </w:t>
      </w:r>
      <w:r>
        <w:rPr>
          <w:rFonts w:eastAsia="Microsoft YaHei" w:cs="Microsoft YaHei"/>
          <w:b w:val="false"/>
          <w:bCs w:val="false"/>
          <w:i w:val="false"/>
          <w:iCs w:val="false"/>
          <w:color w:val="000000"/>
          <w:sz w:val="22"/>
          <w:szCs w:val="22"/>
        </w:rPr>
        <w:t xml:space="preserve">LTS </w:t>
      </w:r>
      <w:r>
        <w:rPr>
          <w:rFonts w:ascii="Microsoft YaHei" w:hAnsi="Microsoft YaHei" w:cs="Microsoft YaHei"/>
          <w:b w:val="false"/>
          <w:bCs w:val="false"/>
          <w:i w:val="false"/>
          <w:iCs w:val="false"/>
          <w:color w:val="000000"/>
          <w:sz w:val="22"/>
          <w:szCs w:val="22"/>
        </w:rPr>
        <w:t xml:space="preserve">基线、源代码交付范围细化等 </w:t>
      </w:r>
      <w:r>
        <w:rPr>
          <w:rFonts w:eastAsia="Microsoft YaHei" w:cs="Microsoft YaHei"/>
          <w:b w:val="false"/>
          <w:bCs w:val="false"/>
          <w:i w:val="false"/>
          <w:iCs w:val="false"/>
          <w:color w:val="000000"/>
          <w:sz w:val="22"/>
          <w:szCs w:val="22"/>
        </w:rPr>
        <w:t xml:space="preserve">11 </w:t>
      </w:r>
      <w:r>
        <w:rPr>
          <w:rFonts w:ascii="Microsoft YaHei" w:hAnsi="Microsoft YaHei" w:cs="Microsoft YaHei"/>
          <w:b w:val="false"/>
          <w:bCs w:val="false"/>
          <w:i w:val="false"/>
          <w:iCs w:val="false"/>
          <w:color w:val="000000"/>
          <w:sz w:val="22"/>
          <w:szCs w:val="22"/>
        </w:rPr>
        <w:t>项一致性修订。</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在 </w:t>
      </w:r>
      <w:r>
        <w:rPr>
          <w:rFonts w:eastAsia="Microsoft YaHei" w:cs="Microsoft YaHei"/>
          <w:b w:val="false"/>
          <w:bCs w:val="false"/>
          <w:i w:val="false"/>
          <w:iCs w:val="false"/>
          <w:color w:val="000000"/>
          <w:sz w:val="22"/>
          <w:szCs w:val="22"/>
        </w:rPr>
        <w:t xml:space="preserve">V7.3 </w:t>
      </w:r>
      <w:r>
        <w:rPr>
          <w:rFonts w:ascii="Microsoft YaHei" w:hAnsi="Microsoft YaHei" w:cs="Microsoft YaHei"/>
          <w:b w:val="false"/>
          <w:bCs w:val="false"/>
          <w:i w:val="false"/>
          <w:iCs w:val="false"/>
          <w:color w:val="000000"/>
          <w:sz w:val="22"/>
          <w:szCs w:val="22"/>
        </w:rPr>
        <w:t>基础上保持服务子项配置</w:t>
      </w:r>
      <w:r>
        <w:rPr>
          <w:rFonts w:eastAsia="Microsoft YaHei" w:cs="Microsoft YaHei"/>
          <w:b w:val="false"/>
          <w:bCs w:val="false"/>
          <w:i w:val="false"/>
          <w:iCs w:val="false"/>
          <w:color w:val="000000"/>
          <w:sz w:val="22"/>
          <w:szCs w:val="22"/>
        </w:rPr>
        <w:t xml:space="preserve">,V7.3 </w:t>
      </w:r>
      <w:r>
        <w:rPr>
          <w:rFonts w:ascii="Microsoft YaHei" w:hAnsi="Microsoft YaHei" w:cs="Microsoft YaHei"/>
          <w:b w:val="false"/>
          <w:bCs w:val="false"/>
          <w:i w:val="false"/>
          <w:iCs w:val="false"/>
          <w:color w:val="000000"/>
          <w:sz w:val="22"/>
          <w:szCs w:val="22"/>
        </w:rPr>
        <w:t xml:space="preserve">在 </w:t>
      </w:r>
      <w:r>
        <w:rPr>
          <w:rFonts w:eastAsia="Microsoft YaHei" w:cs="Microsoft YaHei"/>
          <w:b w:val="false"/>
          <w:bCs w:val="false"/>
          <w:i w:val="false"/>
          <w:iCs w:val="false"/>
          <w:color w:val="000000"/>
          <w:sz w:val="22"/>
          <w:szCs w:val="22"/>
        </w:rPr>
        <w:t xml:space="preserve">V7.2 </w:t>
      </w:r>
      <w:r>
        <w:rPr>
          <w:rFonts w:ascii="Microsoft YaHei" w:hAnsi="Microsoft YaHei" w:cs="Microsoft YaHei"/>
          <w:b w:val="false"/>
          <w:bCs w:val="false"/>
          <w:i w:val="false"/>
          <w:iCs w:val="false"/>
          <w:color w:val="000000"/>
          <w:sz w:val="22"/>
          <w:szCs w:val="22"/>
        </w:rPr>
        <w:t>基础上优化服务子项内部分配</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因甲方提供 </w:t>
      </w:r>
      <w:r>
        <w:rPr>
          <w:rFonts w:eastAsia="Microsoft YaHei" w:cs="Microsoft YaHei"/>
          <w:b w:val="false"/>
          <w:bCs w:val="false"/>
          <w:i w:val="false"/>
          <w:iCs w:val="false"/>
          <w:color w:val="000000"/>
          <w:sz w:val="22"/>
          <w:szCs w:val="22"/>
        </w:rPr>
        <w:t xml:space="preserve">Oracle </w:t>
      </w:r>
      <w:r>
        <w:rPr>
          <w:rFonts w:ascii="Microsoft YaHei" w:hAnsi="Microsoft YaHei" w:cs="Microsoft YaHei"/>
          <w:b w:val="false"/>
          <w:bCs w:val="false"/>
          <w:i w:val="false"/>
          <w:iCs w:val="false"/>
          <w:color w:val="000000"/>
          <w:sz w:val="22"/>
          <w:szCs w:val="22"/>
        </w:rPr>
        <w:t>数据库</w:t>
      </w:r>
      <w:r>
        <w:rPr>
          <w:rFonts w:eastAsia="Microsoft YaHei" w:cs="Microsoft YaHei"/>
          <w:b w:val="false"/>
          <w:bCs w:val="false"/>
          <w:i w:val="false"/>
          <w:iCs w:val="false"/>
          <w:color w:val="000000"/>
          <w:sz w:val="22"/>
          <w:szCs w:val="22"/>
        </w:rPr>
        <w:t xml:space="preserve">,A </w:t>
      </w:r>
      <w:r>
        <w:rPr>
          <w:rFonts w:ascii="Microsoft YaHei" w:hAnsi="Microsoft YaHei" w:cs="Microsoft YaHei"/>
          <w:b w:val="false"/>
          <w:bCs w:val="false"/>
          <w:i w:val="false"/>
          <w:iCs w:val="false"/>
          <w:color w:val="000000"/>
          <w:sz w:val="22"/>
          <w:szCs w:val="22"/>
        </w:rPr>
        <w:t xml:space="preserve">软件开发减 </w:t>
      </w:r>
      <w:r>
        <w:rPr>
          <w:rFonts w:eastAsia="Microsoft YaHei" w:cs="Microsoft YaHei"/>
          <w:b w:val="false"/>
          <w:bCs w:val="false"/>
          <w:i w:val="false"/>
          <w:iCs w:val="false"/>
          <w:color w:val="000000"/>
          <w:sz w:val="22"/>
          <w:szCs w:val="22"/>
        </w:rPr>
        <w:t xml:space="preserve">¥10,200;E/F/G </w:t>
      </w:r>
      <w:r>
        <w:rPr>
          <w:rFonts w:ascii="Microsoft YaHei" w:hAnsi="Microsoft YaHei" w:cs="Microsoft YaHei"/>
          <w:b w:val="false"/>
          <w:bCs w:val="false"/>
          <w:i w:val="false"/>
          <w:iCs w:val="false"/>
          <w:color w:val="000000"/>
          <w:sz w:val="22"/>
          <w:szCs w:val="22"/>
        </w:rPr>
        <w:t xml:space="preserve">增 </w:t>
      </w:r>
      <w:r>
        <w:rPr>
          <w:rFonts w:eastAsia="Microsoft YaHei" w:cs="Microsoft YaHei"/>
          <w:b w:val="false"/>
          <w:bCs w:val="false"/>
          <w:i w:val="false"/>
          <w:iCs w:val="false"/>
          <w:color w:val="000000"/>
          <w:sz w:val="22"/>
          <w:szCs w:val="22"/>
        </w:rPr>
        <w:t>¥10,000),</w:t>
      </w:r>
      <w:r>
        <w:rPr>
          <w:rFonts w:ascii="Microsoft YaHei" w:hAnsi="Microsoft YaHei" w:cs="Microsoft YaHei"/>
          <w:b w:val="false"/>
          <w:bCs w:val="false"/>
          <w:i w:val="false"/>
          <w:iCs w:val="false"/>
          <w:color w:val="000000"/>
          <w:sz w:val="22"/>
          <w:szCs w:val="22"/>
        </w:rPr>
        <w:t xml:space="preserve">服务合计 </w:t>
      </w:r>
      <w:r>
        <w:rPr>
          <w:rFonts w:eastAsia="Microsoft YaHei" w:cs="Microsoft YaHei"/>
          <w:b w:val="false"/>
          <w:bCs w:val="false"/>
          <w:i w:val="false"/>
          <w:iCs w:val="false"/>
          <w:color w:val="000000"/>
          <w:sz w:val="22"/>
          <w:szCs w:val="22"/>
        </w:rPr>
        <w:t xml:space="preserve">173,500 </w:t>
      </w:r>
      <w:r>
        <w:rPr>
          <w:rFonts w:ascii="Microsoft YaHei" w:hAnsi="Microsoft YaHei" w:cs="Microsoft YaHei"/>
          <w:b w:val="false"/>
          <w:bCs w:val="false"/>
          <w:i w:val="false"/>
          <w:iCs w:val="false"/>
          <w:color w:val="000000"/>
          <w:sz w:val="22"/>
          <w:szCs w:val="22"/>
        </w:rPr>
        <w:t xml:space="preserve">与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总价 </w:t>
      </w:r>
      <w:r>
        <w:rPr>
          <w:rFonts w:eastAsia="Microsoft YaHei" w:cs="Microsoft YaHei"/>
          <w:b w:val="false"/>
          <w:bCs w:val="false"/>
          <w:i w:val="false"/>
          <w:iCs w:val="false"/>
          <w:color w:val="000000"/>
          <w:sz w:val="22"/>
          <w:szCs w:val="22"/>
        </w:rPr>
        <w:t xml:space="preserve">449,240 </w:t>
      </w:r>
      <w:r>
        <w:rPr>
          <w:rFonts w:ascii="Microsoft YaHei" w:hAnsi="Microsoft YaHei" w:cs="Microsoft YaHei"/>
          <w:b w:val="false"/>
          <w:bCs w:val="false"/>
          <w:i w:val="false"/>
          <w:iCs w:val="false"/>
          <w:color w:val="000000"/>
          <w:sz w:val="22"/>
          <w:szCs w:val="22"/>
        </w:rPr>
        <w:t>均保持不变。完整版本演进</w:t>
      </w:r>
      <w:r>
        <w:rPr>
          <w:rFonts w:eastAsia="Microsoft YaHei" w:cs="Microsoft YaHei"/>
          <w:b w:val="false"/>
          <w:bCs w:val="false"/>
          <w:i w:val="false"/>
          <w:iCs w:val="false"/>
          <w:color w:val="000000"/>
          <w:sz w:val="22"/>
          <w:szCs w:val="22"/>
        </w:rPr>
        <w:t xml:space="preserve">:V7.0 </w:t>
      </w:r>
      <w:r>
        <w:rPr>
          <w:rFonts w:ascii="Microsoft YaHei" w:hAnsi="Microsoft YaHei" w:cs="Microsoft YaHei"/>
          <w:b w:val="false"/>
          <w:bCs w:val="false"/>
          <w:i w:val="false"/>
          <w:iCs w:val="false"/>
          <w:color w:val="000000"/>
          <w:sz w:val="22"/>
          <w:szCs w:val="22"/>
        </w:rPr>
        <w:t xml:space="preserve">较 </w:t>
      </w:r>
      <w:r>
        <w:rPr>
          <w:rFonts w:eastAsia="Microsoft YaHei" w:cs="Microsoft YaHei"/>
          <w:b w:val="false"/>
          <w:bCs w:val="false"/>
          <w:i w:val="false"/>
          <w:iCs w:val="false"/>
          <w:color w:val="000000"/>
          <w:sz w:val="22"/>
          <w:szCs w:val="22"/>
        </w:rPr>
        <w:t xml:space="preserve">V6.9 </w:t>
      </w:r>
      <w:r>
        <w:rPr>
          <w:rFonts w:ascii="Microsoft YaHei" w:hAnsi="Microsoft YaHei" w:cs="Microsoft YaHei"/>
          <w:b w:val="false"/>
          <w:bCs w:val="false"/>
          <w:i w:val="false"/>
          <w:iCs w:val="false"/>
          <w:color w:val="000000"/>
          <w:sz w:val="22"/>
          <w:szCs w:val="22"/>
        </w:rPr>
        <w:t xml:space="preserve">调整工位数 </w:t>
      </w:r>
      <w:r>
        <w:rPr>
          <w:rFonts w:eastAsia="Microsoft YaHei" w:cs="Microsoft YaHei"/>
          <w:b w:val="false"/>
          <w:bCs w:val="false"/>
          <w:i w:val="false"/>
          <w:iCs w:val="false"/>
          <w:color w:val="000000"/>
          <w:sz w:val="22"/>
          <w:szCs w:val="22"/>
        </w:rPr>
        <w:t xml:space="preserve">48→40,V7.0~V8.0 </w:t>
      </w:r>
      <w:r>
        <w:rPr>
          <w:rFonts w:ascii="Microsoft YaHei" w:hAnsi="Microsoft YaHei" w:cs="Microsoft YaHei"/>
          <w:b w:val="false"/>
          <w:bCs w:val="false"/>
          <w:i w:val="false"/>
          <w:iCs w:val="false"/>
          <w:color w:val="000000"/>
          <w:sz w:val="22"/>
          <w:szCs w:val="22"/>
        </w:rPr>
        <w:t>持续细化技术与商务方案</w:t>
      </w:r>
      <w:r>
        <w:rPr>
          <w:rFonts w:eastAsia="Microsoft YaHei" w:cs="Microsoft YaHei"/>
          <w:b w:val="false"/>
          <w:bCs w:val="false"/>
          <w:i w:val="false"/>
          <w:iCs w:val="false"/>
          <w:color w:val="000000"/>
          <w:sz w:val="22"/>
          <w:szCs w:val="22"/>
        </w:rPr>
        <w:t xml:space="preserve">,V8.3 </w:t>
      </w:r>
      <w:r>
        <w:rPr>
          <w:rFonts w:ascii="Microsoft YaHei" w:hAnsi="Microsoft YaHei" w:cs="Microsoft YaHei"/>
          <w:b w:val="false"/>
          <w:bCs w:val="false"/>
          <w:i w:val="false"/>
          <w:iCs w:val="false"/>
          <w:color w:val="000000"/>
          <w:sz w:val="22"/>
          <w:szCs w:val="22"/>
        </w:rPr>
        <w:t>新增工业边缘网关硬件</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含税总价从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的 </w:t>
      </w:r>
      <w:r>
        <w:rPr>
          <w:rFonts w:eastAsia="Microsoft YaHei" w:cs="Microsoft YaHei"/>
          <w:b w:val="false"/>
          <w:bCs w:val="false"/>
          <w:i w:val="false"/>
          <w:iCs w:val="false"/>
          <w:color w:val="000000"/>
          <w:sz w:val="22"/>
          <w:szCs w:val="22"/>
        </w:rPr>
        <w:t xml:space="preserve">¥449,240 </w:t>
      </w:r>
      <w:r>
        <w:rPr>
          <w:rFonts w:ascii="Microsoft YaHei" w:hAnsi="Microsoft YaHei" w:cs="Microsoft YaHei"/>
          <w:b w:val="false"/>
          <w:bCs w:val="false"/>
          <w:i w:val="false"/>
          <w:iCs w:val="false"/>
          <w:color w:val="000000"/>
          <w:sz w:val="22"/>
          <w:szCs w:val="22"/>
        </w:rPr>
        <w:t xml:space="preserve">调整为 </w:t>
      </w:r>
      <w:r>
        <w:rPr>
          <w:rFonts w:eastAsia="Microsoft YaHei" w:cs="Microsoft YaHei"/>
          <w:b w:val="false"/>
          <w:bCs w:val="false"/>
          <w:i w:val="false"/>
          <w:iCs w:val="false"/>
          <w:color w:val="000000"/>
          <w:sz w:val="22"/>
          <w:szCs w:val="22"/>
        </w:rPr>
        <w:t>¥459,690(</w:t>
      </w:r>
      <w:r>
        <w:rPr>
          <w:rFonts w:ascii="Microsoft YaHei" w:hAnsi="Microsoft YaHei" w:cs="Microsoft YaHei"/>
          <w:b w:val="false"/>
          <w:bCs w:val="false"/>
          <w:i w:val="false"/>
          <w:iCs w:val="false"/>
          <w:color w:val="000000"/>
          <w:sz w:val="22"/>
          <w:szCs w:val="22"/>
        </w:rPr>
        <w:t xml:space="preserve">税前增 </w:t>
      </w:r>
      <w:r>
        <w:rPr>
          <w:rFonts w:eastAsia="Microsoft YaHei" w:cs="Microsoft YaHei"/>
          <w:b w:val="false"/>
          <w:bCs w:val="false"/>
          <w:i w:val="false"/>
          <w:iCs w:val="false"/>
          <w:color w:val="000000"/>
          <w:sz w:val="22"/>
          <w:szCs w:val="22"/>
        </w:rPr>
        <w:t xml:space="preserve">6,000 </w:t>
      </w:r>
      <w:r>
        <w:rPr>
          <w:rFonts w:ascii="Microsoft YaHei" w:hAnsi="Microsoft YaHei" w:cs="Microsoft YaHei"/>
          <w:b w:val="false"/>
          <w:bCs w:val="false"/>
          <w:i w:val="false"/>
          <w:iCs w:val="false"/>
          <w:color w:val="000000"/>
          <w:sz w:val="22"/>
          <w:szCs w:val="22"/>
        </w:rPr>
        <w:t>元</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p>
    <w:p>
      <w:pPr>
        <w:pStyle w:val="Normal"/>
        <w:spacing w:before="60" w:after="60"/>
        <w:rPr/>
      </w:pPr>
      <w:r>
        <w:rPr/>
      </w:r>
    </w:p>
    <w:p>
      <w:pPr>
        <w:pStyle w:val="Normal"/>
        <w:spacing w:before="400" w:after="100"/>
        <w:ind w:firstLine="420"/>
        <w:jc w:val="center"/>
        <w:rPr/>
      </w:pPr>
      <w:r>
        <w:rPr>
          <w:rFonts w:eastAsia="Microsoft YaHei" w:cs="Microsoft YaHei"/>
          <w:b w:val="false"/>
          <w:bCs w:val="false"/>
          <w:i/>
          <w:iCs/>
          <w:color w:val="666666"/>
          <w:sz w:val="22"/>
          <w:szCs w:val="22"/>
        </w:rPr>
        <w:t xml:space="preserve">—— </w:t>
      </w:r>
      <w:r>
        <w:rPr>
          <w:rFonts w:ascii="Microsoft YaHei" w:hAnsi="Microsoft YaHei" w:cs="Microsoft YaHei"/>
          <w:b w:val="false"/>
          <w:bCs w:val="false"/>
          <w:i/>
          <w:iCs/>
          <w:color w:val="666666"/>
          <w:sz w:val="22"/>
          <w:szCs w:val="22"/>
        </w:rPr>
        <w:t>报价书结束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YaHei">
    <w:charset w:val="01"/>
    <w:family w:val="roman"/>
    <w:pitch w:val="variable"/>
  </w:font>
  <w:font w:name="Microsoft YaHei">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Microsoft YaHei" w:hAnsi="Microsoft YaHei" w:cs="Microsoft YaHei"/>
        <w:b w:val="false"/>
        <w:bCs w:val="false"/>
        <w:i w:val="false"/>
        <w:iCs w:val="false"/>
        <w:color w:val="666666"/>
        <w:sz w:val="18"/>
        <w:szCs w:val="18"/>
      </w:rPr>
      <w:t xml:space="preserve">第 </w:t>
    </w:r>
    <w:r>
      <w:rPr/>
      <w:fldChar w:fldCharType="begin"/>
    </w:r>
    <w:r>
      <w:rPr/>
      <w:instrText xml:space="preserve"> PAGE </w:instrText>
    </w:r>
    <w:r>
      <w:rPr/>
      <w:fldChar w:fldCharType="separate"/>
    </w:r>
    <w:r>
      <w:rPr/>
      <w:t>10</w:t>
    </w:r>
    <w:r>
      <w:rPr/>
      <w:fldChar w:fldCharType="end"/>
    </w:r>
    <w:r>
      <w:rPr>
        <w:rFonts w:ascii="Microsoft YaHei" w:hAnsi="Microsoft YaHei" w:cs="Microsoft YaHei"/>
        <w:b w:val="false"/>
        <w:bCs w:val="false"/>
        <w:i w:val="false"/>
        <w:iCs w:val="false"/>
        <w:color w:val="666666"/>
        <w:sz w:val="18"/>
        <w:szCs w:val="18"/>
      </w:rPr>
      <w:t xml:space="preserve"> 页 </w:t>
    </w:r>
    <w:r>
      <w:rPr>
        <w:rFonts w:eastAsia="Microsoft YaHei" w:cs="Microsoft YaHei"/>
        <w:b w:val="false"/>
        <w:bCs w:val="false"/>
        <w:i w:val="false"/>
        <w:iCs w:val="false"/>
        <w:color w:val="666666"/>
        <w:sz w:val="18"/>
        <w:szCs w:val="18"/>
      </w:rPr>
      <w:t xml:space="preserve">/ </w:t>
    </w:r>
    <w:r>
      <w:rPr>
        <w:rFonts w:ascii="Microsoft YaHei" w:hAnsi="Microsoft YaHei" w:cs="Microsoft YaHei"/>
        <w:b w:val="false"/>
        <w:bCs w:val="false"/>
        <w:i w:val="false"/>
        <w:iCs w:val="false"/>
        <w:color w:val="666666"/>
        <w:sz w:val="18"/>
        <w:szCs w:val="18"/>
      </w:rPr>
      <w:t xml:space="preserve">共 </w:t>
    </w:r>
    <w:r>
      <w:rPr/>
      <w:fldChar w:fldCharType="begin"/>
    </w:r>
    <w:r>
      <w:rPr/>
      <w:instrText xml:space="preserve"> NUMPAGES </w:instrText>
    </w:r>
    <w:r>
      <w:rPr/>
      <w:fldChar w:fldCharType="separate"/>
    </w:r>
    <w:r>
      <w:rPr/>
      <w:t>10</w:t>
    </w:r>
    <w:r>
      <w:rPr/>
      <w:fldChar w:fldCharType="end"/>
    </w:r>
    <w:r>
      <w:rPr>
        <w:rFonts w:ascii="Microsoft YaHei" w:hAnsi="Microsoft YaHei" w:cs="Microsoft YaHei"/>
        <w:b w:val="false"/>
        <w:bCs w:val="false"/>
        <w:i w:val="false"/>
        <w:iCs w:val="false"/>
        <w:color w:val="666666"/>
        <w:sz w:val="18"/>
        <w:szCs w:val="18"/>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Microsoft YaHei" w:hAnsi="Microsoft YaHei" w:cs="Microsoft YaHei"/>
        <w:b w:val="false"/>
        <w:bCs w:val="false"/>
        <w:i w:val="false"/>
        <w:iCs w:val="false"/>
        <w:color w:val="666666"/>
        <w:sz w:val="18"/>
        <w:szCs w:val="18"/>
      </w:rPr>
      <w:t xml:space="preserve">第 </w:t>
    </w:r>
    <w:r>
      <w:rPr/>
      <w:fldChar w:fldCharType="begin"/>
    </w:r>
    <w:r>
      <w:rPr/>
      <w:instrText xml:space="preserve"> PAGE </w:instrText>
    </w:r>
    <w:r>
      <w:rPr/>
      <w:fldChar w:fldCharType="separate"/>
    </w:r>
    <w:r>
      <w:rPr/>
      <w:t>10</w:t>
    </w:r>
    <w:r>
      <w:rPr/>
      <w:fldChar w:fldCharType="end"/>
    </w:r>
    <w:r>
      <w:rPr>
        <w:rFonts w:ascii="Microsoft YaHei" w:hAnsi="Microsoft YaHei" w:cs="Microsoft YaHei"/>
        <w:b w:val="false"/>
        <w:bCs w:val="false"/>
        <w:i w:val="false"/>
        <w:iCs w:val="false"/>
        <w:color w:val="666666"/>
        <w:sz w:val="18"/>
        <w:szCs w:val="18"/>
      </w:rPr>
      <w:t xml:space="preserve"> 页 </w:t>
    </w:r>
    <w:r>
      <w:rPr>
        <w:rFonts w:eastAsia="Microsoft YaHei" w:cs="Microsoft YaHei"/>
        <w:b w:val="false"/>
        <w:bCs w:val="false"/>
        <w:i w:val="false"/>
        <w:iCs w:val="false"/>
        <w:color w:val="666666"/>
        <w:sz w:val="18"/>
        <w:szCs w:val="18"/>
      </w:rPr>
      <w:t xml:space="preserve">/ </w:t>
    </w:r>
    <w:r>
      <w:rPr>
        <w:rFonts w:ascii="Microsoft YaHei" w:hAnsi="Microsoft YaHei" w:cs="Microsoft YaHei"/>
        <w:b w:val="false"/>
        <w:bCs w:val="false"/>
        <w:i w:val="false"/>
        <w:iCs w:val="false"/>
        <w:color w:val="666666"/>
        <w:sz w:val="18"/>
        <w:szCs w:val="18"/>
      </w:rPr>
      <w:t xml:space="preserve">共 </w:t>
    </w:r>
    <w:r>
      <w:rPr/>
      <w:fldChar w:fldCharType="begin"/>
    </w:r>
    <w:r>
      <w:rPr/>
      <w:instrText xml:space="preserve"> NUMPAGES </w:instrText>
    </w:r>
    <w:r>
      <w:rPr/>
      <w:fldChar w:fldCharType="separate"/>
    </w:r>
    <w:r>
      <w:rPr/>
      <w:t>10</w:t>
    </w:r>
    <w:r>
      <w:rPr/>
      <w:fldChar w:fldCharType="end"/>
    </w:r>
    <w:r>
      <w:rPr>
        <w:rFonts w:ascii="Microsoft YaHei" w:hAnsi="Microsoft YaHei" w:cs="Microsoft YaHei"/>
        <w:b w:val="false"/>
        <w:bCs w:val="false"/>
        <w:i w:val="false"/>
        <w:iCs w:val="false"/>
        <w:color w:val="666666"/>
        <w:sz w:val="18"/>
        <w:szCs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left"/>
      <w:rPr/>
    </w:pPr>
    <w:r>
      <w:rPr>
        <w:rFonts w:ascii="Microsoft YaHei" w:hAnsi="Microsoft YaHei" w:cs="Microsoft YaHei"/>
        <w:b w:val="false"/>
        <w:bCs w:val="false"/>
        <w:i w:val="false"/>
        <w:iCs w:val="false"/>
        <w:color w:val="666666"/>
        <w:sz w:val="18"/>
        <w:szCs w:val="18"/>
      </w:rPr>
      <w:t xml:space="preserve">重庆康明斯工位倒计时系统解决方案 </w:t>
    </w:r>
    <w:r>
      <w:rPr>
        <w:rFonts w:eastAsia="Microsoft YaHei" w:cs="Microsoft YaHei"/>
        <w:b w:val="false"/>
        <w:bCs w:val="false"/>
        <w:i w:val="false"/>
        <w:iCs w:val="false"/>
        <w:color w:val="666666"/>
        <w:sz w:val="18"/>
        <w:szCs w:val="18"/>
      </w:rPr>
      <w:t xml:space="preserve">· </w:t>
    </w:r>
    <w:r>
      <w:rPr>
        <w:rFonts w:ascii="Microsoft YaHei" w:hAnsi="Microsoft YaHei" w:cs="Microsoft YaHei"/>
        <w:b w:val="false"/>
        <w:bCs w:val="false"/>
        <w:i w:val="false"/>
        <w:iCs w:val="false"/>
        <w:color w:val="666666"/>
        <w:sz w:val="18"/>
        <w:szCs w:val="18"/>
      </w:rPr>
      <w:t xml:space="preserve">商务报价书 </w:t>
    </w:r>
    <w:r>
      <w:rPr>
        <w:rFonts w:eastAsia="Microsoft YaHei" w:cs="Microsoft YaHei"/>
        <w:b w:val="false"/>
        <w:bCs w:val="false"/>
        <w:i w:val="false"/>
        <w:iCs w:val="false"/>
        <w:color w:val="666666"/>
        <w:sz w:val="18"/>
        <w:szCs w:val="18"/>
      </w:rPr>
      <w:t>V8.3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left"/>
      <w:rPr/>
    </w:pPr>
    <w:r>
      <w:rPr>
        <w:rFonts w:ascii="Microsoft YaHei" w:hAnsi="Microsoft YaHei" w:cs="Microsoft YaHei"/>
        <w:b w:val="false"/>
        <w:bCs w:val="false"/>
        <w:i w:val="false"/>
        <w:iCs w:val="false"/>
        <w:color w:val="666666"/>
        <w:sz w:val="18"/>
        <w:szCs w:val="18"/>
      </w:rPr>
      <w:t xml:space="preserve">重庆康明斯工位倒计时系统解决方案 </w:t>
    </w:r>
    <w:r>
      <w:rPr>
        <w:rFonts w:eastAsia="Microsoft YaHei" w:cs="Microsoft YaHei"/>
        <w:b w:val="false"/>
        <w:bCs w:val="false"/>
        <w:i w:val="false"/>
        <w:iCs w:val="false"/>
        <w:color w:val="666666"/>
        <w:sz w:val="18"/>
        <w:szCs w:val="18"/>
      </w:rPr>
      <w:t xml:space="preserve">· </w:t>
    </w:r>
    <w:r>
      <w:rPr>
        <w:rFonts w:ascii="Microsoft YaHei" w:hAnsi="Microsoft YaHei" w:cs="Microsoft YaHei"/>
        <w:b w:val="false"/>
        <w:bCs w:val="false"/>
        <w:i w:val="false"/>
        <w:iCs w:val="false"/>
        <w:color w:val="666666"/>
        <w:sz w:val="18"/>
        <w:szCs w:val="18"/>
      </w:rPr>
      <w:t xml:space="preserve">商务报价书 </w:t>
    </w:r>
    <w:r>
      <w:rPr>
        <w:rFonts w:eastAsia="Microsoft YaHei" w:cs="Microsoft YaHei"/>
        <w:b w:val="false"/>
        <w:bCs w:val="false"/>
        <w:i w:val="false"/>
        <w:iCs w:val="false"/>
        <w:color w:val="666666"/>
        <w:sz w:val="18"/>
        <w:szCs w:val="18"/>
      </w:rPr>
      <w:t>V8.3</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YaHei" w:hAnsi="Microsoft YaHei" w:eastAsia="Microsoft YaHei" w:cs="Microsoft YaHe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Microsoft YaHei" w:hAnsi="Microsoft YaHei" w:eastAsia="Microsoft YaHei" w:cs="Microsoft YaHei"/>
      <w:color w:val="auto"/>
      <w:kern w:val="0"/>
      <w:sz w:val="22"/>
      <w:szCs w:val="22"/>
      <w:lang w:val="en-US" w:eastAsia="zh-CN" w:bidi="hi-IN"/>
    </w:rPr>
  </w:style>
  <w:style w:type="paragraph" w:styleId="Heading1">
    <w:name w:val="Heading 1"/>
    <w:basedOn w:val="Heading"/>
    <w:qFormat/>
    <w:pPr>
      <w:spacing w:before="360" w:after="160"/>
      <w:outlineLvl w:val="0"/>
    </w:pPr>
    <w:rPr>
      <w:rFonts w:ascii="Microsoft YaHei" w:hAnsi="Microsoft YaHei" w:eastAsia="Microsoft YaHei" w:cs="Microsoft YaHei"/>
      <w:b/>
      <w:bCs/>
      <w:color w:val="1F4E79"/>
      <w:sz w:val="36"/>
      <w:szCs w:val="36"/>
    </w:rPr>
  </w:style>
  <w:style w:type="paragraph" w:styleId="Heading2">
    <w:name w:val="Heading 2"/>
    <w:basedOn w:val="Heading"/>
    <w:qFormat/>
    <w:pPr>
      <w:spacing w:before="200" w:after="100"/>
      <w:outlineLvl w:val="1"/>
    </w:pPr>
    <w:rPr>
      <w:rFonts w:ascii="Microsoft YaHei" w:hAnsi="Microsoft YaHei" w:eastAsia="Microsoft YaHei" w:cs="Microsoft YaHei"/>
      <w:b/>
      <w:bCs/>
      <w:color w:val="1F4E79"/>
      <w:sz w:val="28"/>
      <w:szCs w:val="28"/>
    </w:rPr>
  </w:style>
  <w:style w:type="paragraph" w:styleId="Heading3">
    <w:name w:val="Heading 3"/>
    <w:basedOn w:val="Heading"/>
    <w:qFormat/>
    <w:pPr>
      <w:spacing w:before="160" w:after="80"/>
      <w:outlineLvl w:val="2"/>
    </w:pPr>
    <w:rPr>
      <w:rFonts w:ascii="Microsoft YaHei" w:hAnsi="Microsoft YaHei" w:eastAsia="Microsoft YaHei" w:cs="Microsoft YaHei"/>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Microsoft YaHei" w:hAnsi="Microsoft YaHei" w:eastAsia="Microsoft YaHei" w:cs="Microsoft YaHe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Microsoft YaHei" w:hAnsi="Microsoft YaHei" w:eastAsia="Microsoft YaHei" w:cs="Microsoft YaHe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3138</Words>
  <Characters>4544</Characters>
  <CharactersWithSpaces>5005</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2026-04-17T20:51:11Z</dcterms:created>
  <dc:creator>乙方商务团队</dc:creator>
  <dc:description>V6.8 商务报价书 - 总额 494,230</dc:description>
  <dc:language>en-US</dc:language>
  <cp:lastModifiedBy/>
  <dcterms:modified xsi:type="dcterms:W3CDTF">2026-05-11T10:25:14Z</dcterms:modified>
  <cp:revision>3</cp:revision>
  <dc:subject/>
  <dc:title>重庆康明斯工位倒计时系统 V6.8 商务报价书</dc:title>
</cp:coreProperties>
</file>

<file path=docProps/custom.xml><?xml version="1.0" encoding="utf-8"?>
<Properties xmlns="http://schemas.openxmlformats.org/officeDocument/2006/custom-properties" xmlns:vt="http://schemas.openxmlformats.org/officeDocument/2006/docPropsVTypes"/>
</file>